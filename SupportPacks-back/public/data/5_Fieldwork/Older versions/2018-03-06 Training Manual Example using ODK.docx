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C090C" w14:textId="77777777" w:rsidR="00DA27F9" w:rsidRDefault="00DA27F9" w:rsidP="00DA27F9">
      <w:pPr>
        <w:rPr>
          <w:rFonts w:eastAsia="Times New Roman"/>
        </w:rPr>
      </w:pPr>
      <w:bookmarkStart w:id="0" w:name="_Hlk507575895"/>
      <w:bookmarkEnd w:id="0"/>
    </w:p>
    <w:p w14:paraId="2C2405B9" w14:textId="77777777" w:rsidR="00DA27F9" w:rsidRPr="007F2128" w:rsidRDefault="00DA27F9" w:rsidP="00DA27F9">
      <w:pPr>
        <w:jc w:val="right"/>
      </w:pPr>
      <w:r>
        <w:rPr>
          <w:noProof/>
        </w:rPr>
        <w:drawing>
          <wp:inline distT="0" distB="0" distL="0" distR="0" wp14:anchorId="02940C3A" wp14:editId="04A5CAD1">
            <wp:extent cx="4857750" cy="2438400"/>
            <wp:effectExtent l="0" t="0" r="0" b="0"/>
            <wp:docPr id="7" name="Picture 7" descr="C:\Users\Administrator.SNPC71\Dropbox (SSD)\CIAT data management\Logos\CIAT-Logo-510x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NPC71\Dropbox (SSD)\CIAT data management\Logos\CIAT-Logo-510x25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57750" cy="2438400"/>
                    </a:xfrm>
                    <a:prstGeom prst="rect">
                      <a:avLst/>
                    </a:prstGeom>
                    <a:noFill/>
                    <a:ln>
                      <a:noFill/>
                    </a:ln>
                  </pic:spPr>
                </pic:pic>
              </a:graphicData>
            </a:graphic>
          </wp:inline>
        </w:drawing>
      </w:r>
    </w:p>
    <w:p w14:paraId="7CFC676A" w14:textId="77777777" w:rsidR="00DA27F9" w:rsidRPr="00080925" w:rsidRDefault="00DA27F9" w:rsidP="00DA27F9">
      <w:pPr>
        <w:jc w:val="right"/>
        <w:rPr>
          <w:rFonts w:ascii="Arial" w:hAnsi="Arial" w:cs="Arial"/>
          <w:b/>
          <w:sz w:val="32"/>
          <w:szCs w:val="32"/>
        </w:rPr>
      </w:pPr>
      <w:r>
        <w:rPr>
          <w:noProof/>
          <w:lang w:bidi="hi-IN"/>
        </w:rPr>
        <w:drawing>
          <wp:inline distT="0" distB="0" distL="0" distR="0" wp14:anchorId="67625AD0" wp14:editId="4342D8CF">
            <wp:extent cx="3743325" cy="1238250"/>
            <wp:effectExtent l="0" t="0" r="9525" b="0"/>
            <wp:docPr id="227" name="Picture 227" descr="C:\Users\Administrator.SNPC71\Dropbox (SSD)\CIAT data management\Logos\CCAF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NPC71\Dropbox (SSD)\CIAT data management\Logos\CCAFS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325" cy="1238250"/>
                    </a:xfrm>
                    <a:prstGeom prst="rect">
                      <a:avLst/>
                    </a:prstGeom>
                    <a:noFill/>
                    <a:ln>
                      <a:noFill/>
                    </a:ln>
                  </pic:spPr>
                </pic:pic>
              </a:graphicData>
            </a:graphic>
          </wp:inline>
        </w:drawing>
      </w:r>
    </w:p>
    <w:p w14:paraId="7A184C35" w14:textId="77777777" w:rsidR="00DA27F9" w:rsidRPr="00DA27F9" w:rsidRDefault="00DA27F9" w:rsidP="00DA27F9">
      <w:pPr>
        <w:pStyle w:val="Title"/>
        <w:pBdr>
          <w:bottom w:val="none" w:sz="0" w:space="0" w:color="auto"/>
        </w:pBdr>
        <w:jc w:val="right"/>
        <w:rPr>
          <w:color w:val="17365D" w:themeColor="text2" w:themeShade="BF"/>
          <w:szCs w:val="48"/>
        </w:rPr>
      </w:pPr>
    </w:p>
    <w:p w14:paraId="11309374" w14:textId="049442FB" w:rsidR="00DA27F9" w:rsidRPr="00DA27F9" w:rsidRDefault="00DA27F9" w:rsidP="00DA27F9">
      <w:pPr>
        <w:pStyle w:val="Title"/>
        <w:pBdr>
          <w:bottom w:val="single" w:sz="8" w:space="4" w:color="365F91" w:themeColor="accent1" w:themeShade="BF"/>
        </w:pBdr>
        <w:jc w:val="right"/>
        <w:rPr>
          <w:color w:val="17365D" w:themeColor="text2" w:themeShade="BF"/>
          <w:sz w:val="40"/>
          <w:szCs w:val="40"/>
        </w:rPr>
      </w:pPr>
      <w:r>
        <w:rPr>
          <w:color w:val="17365D" w:themeColor="text2" w:themeShade="BF"/>
          <w:szCs w:val="48"/>
        </w:rPr>
        <w:t>Training Manual – Example using ODK</w:t>
      </w:r>
    </w:p>
    <w:p w14:paraId="0F9588E8" w14:textId="6F73309C" w:rsidR="00DA27F9" w:rsidRDefault="00DA27F9" w:rsidP="00DA27F9">
      <w:pPr>
        <w:pStyle w:val="Default"/>
        <w:jc w:val="right"/>
        <w:rPr>
          <w:rFonts w:ascii="Arial" w:hAnsi="Arial" w:cs="Arial"/>
          <w:b/>
          <w:bCs/>
          <w:sz w:val="40"/>
          <w:szCs w:val="40"/>
          <w:lang w:val="en-GB"/>
        </w:rPr>
      </w:pPr>
      <w:r w:rsidRPr="00080925">
        <w:rPr>
          <w:sz w:val="28"/>
          <w:szCs w:val="28"/>
          <w:lang w:val="en-GB"/>
        </w:rPr>
        <w:br/>
      </w:r>
      <w:r>
        <w:rPr>
          <w:rFonts w:ascii="Arial" w:hAnsi="Arial" w:cs="Arial"/>
          <w:b/>
          <w:bCs/>
          <w:sz w:val="40"/>
          <w:szCs w:val="40"/>
          <w:lang w:val="en-GB"/>
        </w:rPr>
        <w:t>December 2017</w:t>
      </w:r>
    </w:p>
    <w:p w14:paraId="28917C04" w14:textId="77777777" w:rsidR="00DA27F9" w:rsidRDefault="00DA27F9" w:rsidP="00DA27F9">
      <w:pPr>
        <w:pStyle w:val="Default"/>
        <w:jc w:val="right"/>
        <w:rPr>
          <w:rFonts w:ascii="Arial" w:hAnsi="Arial" w:cs="Arial"/>
          <w:b/>
          <w:bCs/>
          <w:sz w:val="40"/>
          <w:szCs w:val="40"/>
          <w:lang w:val="en-GB"/>
        </w:rPr>
      </w:pPr>
    </w:p>
    <w:p w14:paraId="704F7613" w14:textId="77777777" w:rsidR="00DA27F9" w:rsidRDefault="00DA27F9" w:rsidP="00DA27F9">
      <w:pPr>
        <w:pStyle w:val="Default"/>
        <w:jc w:val="right"/>
        <w:rPr>
          <w:rFonts w:ascii="Arial" w:hAnsi="Arial" w:cs="Arial"/>
          <w:b/>
          <w:bCs/>
          <w:sz w:val="40"/>
          <w:szCs w:val="40"/>
          <w:lang w:val="en-GB"/>
        </w:rPr>
      </w:pPr>
    </w:p>
    <w:p w14:paraId="3371A1D3" w14:textId="77777777" w:rsidR="00DA27F9" w:rsidRPr="00080925" w:rsidRDefault="00DA27F9" w:rsidP="00DA27F9">
      <w:pPr>
        <w:pStyle w:val="Default"/>
        <w:jc w:val="right"/>
        <w:rPr>
          <w:rFonts w:ascii="Arial" w:hAnsi="Arial"/>
          <w:b/>
          <w:bCs/>
          <w:sz w:val="40"/>
          <w:szCs w:val="40"/>
          <w:lang w:val="en-GB"/>
        </w:rPr>
      </w:pPr>
    </w:p>
    <w:p w14:paraId="2959FD49" w14:textId="77777777" w:rsidR="00DA27F9" w:rsidRDefault="00DA27F9" w:rsidP="00DA27F9">
      <w:pPr>
        <w:pStyle w:val="Heading1"/>
        <w:jc w:val="center"/>
        <w:rPr>
          <w:rFonts w:eastAsiaTheme="minorHAnsi"/>
        </w:rPr>
      </w:pPr>
      <w:r>
        <w:rPr>
          <w:noProof/>
          <w:lang w:bidi="hi-IN"/>
        </w:rPr>
        <w:drawing>
          <wp:inline distT="0" distB="0" distL="0" distR="0" wp14:anchorId="76846665" wp14:editId="505931CB">
            <wp:extent cx="1514901" cy="527920"/>
            <wp:effectExtent l="0" t="0" r="0" b="57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19643" cy="529572"/>
                    </a:xfrm>
                    <a:prstGeom prst="rect">
                      <a:avLst/>
                    </a:prstGeom>
                  </pic:spPr>
                </pic:pic>
              </a:graphicData>
            </a:graphic>
          </wp:inline>
        </w:drawing>
      </w:r>
    </w:p>
    <w:p w14:paraId="7C56A6FE" w14:textId="77777777" w:rsidR="00DA27F9" w:rsidRDefault="00DA27F9" w:rsidP="00DA27F9"/>
    <w:p w14:paraId="59649751" w14:textId="2351576F" w:rsidR="006E6C22" w:rsidRDefault="00DA27F9" w:rsidP="00DA27F9">
      <w:pPr>
        <w:shd w:val="clear" w:color="auto" w:fill="FFFFFF" w:themeFill="background1"/>
        <w:spacing w:after="270" w:line="270" w:lineRule="atLeast"/>
        <w:jc w:val="center"/>
        <w:textAlignment w:val="center"/>
        <w:sectPr w:rsidR="006E6C22" w:rsidSect="006E6C22">
          <w:type w:val="continuous"/>
          <w:pgSz w:w="11906" w:h="16838"/>
          <w:pgMar w:top="1440" w:right="1440" w:bottom="1440" w:left="1440" w:header="708" w:footer="708" w:gutter="0"/>
          <w:cols w:space="708"/>
          <w:docGrid w:linePitch="360"/>
        </w:sectPr>
      </w:pPr>
      <w:r>
        <w:rPr>
          <w:rFonts w:ascii="Helvetica" w:hAnsi="Helvetica"/>
          <w:color w:val="000000"/>
          <w:sz w:val="20"/>
          <w:szCs w:val="20"/>
          <w:lang w:val="en"/>
        </w:rPr>
        <w:t xml:space="preserve">This document is licensed under a </w:t>
      </w:r>
      <w:hyperlink r:id="rId11" w:history="1">
        <w:r>
          <w:rPr>
            <w:rStyle w:val="Hyperlink"/>
            <w:rFonts w:ascii="Helvetica" w:hAnsi="Helvetica"/>
            <w:lang w:val="en"/>
          </w:rPr>
          <w:t>Creative Commons Attribution-</w:t>
        </w:r>
        <w:proofErr w:type="spellStart"/>
        <w:r>
          <w:rPr>
            <w:rStyle w:val="Hyperlink"/>
            <w:rFonts w:ascii="Helvetica" w:hAnsi="Helvetica"/>
            <w:lang w:val="en"/>
          </w:rPr>
          <w:t>NonCommercial</w:t>
        </w:r>
        <w:proofErr w:type="spellEnd"/>
        <w:r>
          <w:rPr>
            <w:rStyle w:val="Hyperlink"/>
            <w:rFonts w:ascii="Helvetica" w:hAnsi="Helvetica"/>
            <w:lang w:val="en"/>
          </w:rPr>
          <w:t>-</w:t>
        </w:r>
        <w:proofErr w:type="spellStart"/>
        <w:r>
          <w:rPr>
            <w:rStyle w:val="Hyperlink"/>
            <w:rFonts w:ascii="Helvetica" w:hAnsi="Helvetica"/>
            <w:lang w:val="en"/>
          </w:rPr>
          <w:t>ShareAlike</w:t>
        </w:r>
        <w:proofErr w:type="spellEnd"/>
        <w:r>
          <w:rPr>
            <w:rStyle w:val="Hyperlink"/>
            <w:rFonts w:ascii="Helvetica" w:hAnsi="Helvetica"/>
            <w:lang w:val="en"/>
          </w:rPr>
          <w:t xml:space="preserve"> 3.0 </w:t>
        </w:r>
        <w:proofErr w:type="spellStart"/>
        <w:r>
          <w:rPr>
            <w:rStyle w:val="Hyperlink"/>
            <w:rFonts w:ascii="Helvetica" w:hAnsi="Helvetica"/>
            <w:lang w:val="en"/>
          </w:rPr>
          <w:t>Unported</w:t>
        </w:r>
        <w:proofErr w:type="spellEnd"/>
        <w:r>
          <w:rPr>
            <w:rStyle w:val="Hyperlink"/>
            <w:rFonts w:ascii="Helvetica" w:hAnsi="Helvetica"/>
            <w:lang w:val="en"/>
          </w:rPr>
          <w:t xml:space="preserve"> License</w:t>
        </w:r>
      </w:hyperlink>
      <w:r w:rsidR="006E6C22">
        <w:rPr>
          <w:rFonts w:ascii="Helvetica" w:hAnsi="Helvetica"/>
          <w:color w:val="000000"/>
          <w:sz w:val="20"/>
          <w:szCs w:val="20"/>
          <w:lang w:val="en"/>
        </w:rPr>
        <w:br/>
      </w:r>
    </w:p>
    <w:sdt>
      <w:sdtPr>
        <w:rPr>
          <w:rFonts w:asciiTheme="minorHAnsi" w:eastAsiaTheme="minorEastAsia" w:hAnsiTheme="minorHAnsi" w:cstheme="minorBidi"/>
          <w:b/>
          <w:bCs/>
          <w:color w:val="auto"/>
          <w:spacing w:val="0"/>
          <w:kern w:val="0"/>
          <w:sz w:val="22"/>
          <w:szCs w:val="22"/>
        </w:rPr>
        <w:id w:val="451983243"/>
        <w:docPartObj>
          <w:docPartGallery w:val="Table of Contents"/>
          <w:docPartUnique/>
        </w:docPartObj>
      </w:sdtPr>
      <w:sdtEndPr>
        <w:rPr>
          <w:b w:val="0"/>
          <w:bCs w:val="0"/>
          <w:noProof/>
        </w:rPr>
      </w:sdtEndPr>
      <w:sdtContent>
        <w:p w14:paraId="765693B6" w14:textId="5FE27390" w:rsidR="000F6C71" w:rsidRPr="004C61F8" w:rsidRDefault="000F6C71" w:rsidP="001A14F8">
          <w:pPr>
            <w:pStyle w:val="Title"/>
          </w:pPr>
          <w:r w:rsidRPr="004C61F8">
            <w:t>Contents</w:t>
          </w:r>
        </w:p>
        <w:p w14:paraId="372A5719" w14:textId="6FE73C86" w:rsidR="00A0479E" w:rsidRDefault="000F6C71">
          <w:pPr>
            <w:pStyle w:val="TOC1"/>
            <w:tabs>
              <w:tab w:val="right" w:leader="dot" w:pos="9061"/>
            </w:tabs>
            <w:rPr>
              <w:noProof/>
              <w:szCs w:val="20"/>
              <w:lang w:eastAsia="en-GB" w:bidi="hi-IN"/>
            </w:rPr>
          </w:pPr>
          <w:r w:rsidRPr="004C61F8">
            <w:fldChar w:fldCharType="begin"/>
          </w:r>
          <w:r w:rsidRPr="004C61F8">
            <w:instrText xml:space="preserve"> TOC \o "1-3" \h \z \u </w:instrText>
          </w:r>
          <w:r w:rsidRPr="004C61F8">
            <w:fldChar w:fldCharType="separate"/>
          </w:r>
          <w:hyperlink w:anchor="_Toc500421512" w:history="1">
            <w:r w:rsidR="00A0479E" w:rsidRPr="007645E2">
              <w:rPr>
                <w:rStyle w:val="Hyperlink"/>
                <w:noProof/>
              </w:rPr>
              <w:t>Introduction to Fieldworker Section</w:t>
            </w:r>
            <w:r w:rsidR="00A0479E">
              <w:rPr>
                <w:noProof/>
                <w:webHidden/>
              </w:rPr>
              <w:tab/>
            </w:r>
            <w:r w:rsidR="00A0479E">
              <w:rPr>
                <w:noProof/>
                <w:webHidden/>
              </w:rPr>
              <w:fldChar w:fldCharType="begin"/>
            </w:r>
            <w:r w:rsidR="00A0479E">
              <w:rPr>
                <w:noProof/>
                <w:webHidden/>
              </w:rPr>
              <w:instrText xml:space="preserve"> PAGEREF _Toc500421512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6E5C33C5" w14:textId="77777777" w:rsidR="00A0479E" w:rsidRDefault="00CB6551">
          <w:pPr>
            <w:pStyle w:val="TOC1"/>
            <w:tabs>
              <w:tab w:val="right" w:leader="dot" w:pos="9061"/>
            </w:tabs>
            <w:rPr>
              <w:noProof/>
              <w:szCs w:val="20"/>
              <w:lang w:eastAsia="en-GB" w:bidi="hi-IN"/>
            </w:rPr>
          </w:pPr>
          <w:hyperlink w:anchor="_Toc500421513" w:history="1">
            <w:r w:rsidR="00A0479E" w:rsidRPr="007645E2">
              <w:rPr>
                <w:rStyle w:val="Hyperlink"/>
                <w:noProof/>
              </w:rPr>
              <w:t>Using ODK Collect on the Android Device – for All Field Staff</w:t>
            </w:r>
            <w:r w:rsidR="00A0479E">
              <w:rPr>
                <w:noProof/>
                <w:webHidden/>
              </w:rPr>
              <w:tab/>
            </w:r>
            <w:r w:rsidR="00A0479E">
              <w:rPr>
                <w:noProof/>
                <w:webHidden/>
              </w:rPr>
              <w:fldChar w:fldCharType="begin"/>
            </w:r>
            <w:r w:rsidR="00A0479E">
              <w:rPr>
                <w:noProof/>
                <w:webHidden/>
              </w:rPr>
              <w:instrText xml:space="preserve"> PAGEREF _Toc500421513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623AF6AA" w14:textId="77777777" w:rsidR="00A0479E" w:rsidRDefault="00CB6551">
          <w:pPr>
            <w:pStyle w:val="TOC1"/>
            <w:tabs>
              <w:tab w:val="right" w:leader="dot" w:pos="9061"/>
            </w:tabs>
            <w:rPr>
              <w:noProof/>
              <w:szCs w:val="20"/>
              <w:lang w:eastAsia="en-GB" w:bidi="hi-IN"/>
            </w:rPr>
          </w:pPr>
          <w:hyperlink w:anchor="_Toc500421514" w:history="1">
            <w:r w:rsidR="00A0479E" w:rsidRPr="007645E2">
              <w:rPr>
                <w:rStyle w:val="Hyperlink"/>
                <w:noProof/>
              </w:rPr>
              <w:t>General Use of Android Device</w:t>
            </w:r>
            <w:r w:rsidR="00A0479E">
              <w:rPr>
                <w:noProof/>
                <w:webHidden/>
              </w:rPr>
              <w:tab/>
            </w:r>
            <w:r w:rsidR="00A0479E">
              <w:rPr>
                <w:noProof/>
                <w:webHidden/>
              </w:rPr>
              <w:fldChar w:fldCharType="begin"/>
            </w:r>
            <w:r w:rsidR="00A0479E">
              <w:rPr>
                <w:noProof/>
                <w:webHidden/>
              </w:rPr>
              <w:instrText xml:space="preserve"> PAGEREF _Toc500421514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0B15B965" w14:textId="77777777" w:rsidR="00A0479E" w:rsidRDefault="00CB6551">
          <w:pPr>
            <w:pStyle w:val="TOC2"/>
            <w:tabs>
              <w:tab w:val="right" w:leader="dot" w:pos="9061"/>
            </w:tabs>
            <w:rPr>
              <w:noProof/>
              <w:szCs w:val="20"/>
              <w:lang w:eastAsia="en-GB" w:bidi="hi-IN"/>
            </w:rPr>
          </w:pPr>
          <w:hyperlink w:anchor="_Toc500421515" w:history="1">
            <w:r w:rsidR="00A0479E" w:rsidRPr="007645E2">
              <w:rPr>
                <w:rStyle w:val="Hyperlink"/>
                <w:noProof/>
              </w:rPr>
              <w:t>Navigation</w:t>
            </w:r>
            <w:r w:rsidR="00A0479E">
              <w:rPr>
                <w:noProof/>
                <w:webHidden/>
              </w:rPr>
              <w:tab/>
            </w:r>
            <w:r w:rsidR="00A0479E">
              <w:rPr>
                <w:noProof/>
                <w:webHidden/>
              </w:rPr>
              <w:fldChar w:fldCharType="begin"/>
            </w:r>
            <w:r w:rsidR="00A0479E">
              <w:rPr>
                <w:noProof/>
                <w:webHidden/>
              </w:rPr>
              <w:instrText xml:space="preserve"> PAGEREF _Toc500421515 \h </w:instrText>
            </w:r>
            <w:r w:rsidR="00A0479E">
              <w:rPr>
                <w:noProof/>
                <w:webHidden/>
              </w:rPr>
            </w:r>
            <w:r w:rsidR="00A0479E">
              <w:rPr>
                <w:noProof/>
                <w:webHidden/>
              </w:rPr>
              <w:fldChar w:fldCharType="separate"/>
            </w:r>
            <w:r w:rsidR="00A0479E">
              <w:rPr>
                <w:noProof/>
                <w:webHidden/>
              </w:rPr>
              <w:t>4</w:t>
            </w:r>
            <w:r w:rsidR="00A0479E">
              <w:rPr>
                <w:noProof/>
                <w:webHidden/>
              </w:rPr>
              <w:fldChar w:fldCharType="end"/>
            </w:r>
          </w:hyperlink>
        </w:p>
        <w:p w14:paraId="5B75FECD" w14:textId="77777777" w:rsidR="00A0479E" w:rsidRDefault="00CB6551">
          <w:pPr>
            <w:pStyle w:val="TOC2"/>
            <w:tabs>
              <w:tab w:val="right" w:leader="dot" w:pos="9061"/>
            </w:tabs>
            <w:rPr>
              <w:noProof/>
              <w:szCs w:val="20"/>
              <w:lang w:eastAsia="en-GB" w:bidi="hi-IN"/>
            </w:rPr>
          </w:pPr>
          <w:hyperlink w:anchor="_Toc500421516" w:history="1">
            <w:r w:rsidR="00A0479E" w:rsidRPr="007645E2">
              <w:rPr>
                <w:rStyle w:val="Hyperlink"/>
                <w:noProof/>
              </w:rPr>
              <w:t>Battery Conservation</w:t>
            </w:r>
            <w:r w:rsidR="00A0479E">
              <w:rPr>
                <w:noProof/>
                <w:webHidden/>
              </w:rPr>
              <w:tab/>
            </w:r>
            <w:r w:rsidR="00A0479E">
              <w:rPr>
                <w:noProof/>
                <w:webHidden/>
              </w:rPr>
              <w:fldChar w:fldCharType="begin"/>
            </w:r>
            <w:r w:rsidR="00A0479E">
              <w:rPr>
                <w:noProof/>
                <w:webHidden/>
              </w:rPr>
              <w:instrText xml:space="preserve"> PAGEREF _Toc500421516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58BCF7A1" w14:textId="77777777" w:rsidR="00A0479E" w:rsidRDefault="00CB6551">
          <w:pPr>
            <w:pStyle w:val="TOC1"/>
            <w:tabs>
              <w:tab w:val="right" w:leader="dot" w:pos="9061"/>
            </w:tabs>
            <w:rPr>
              <w:noProof/>
              <w:szCs w:val="20"/>
              <w:lang w:eastAsia="en-GB" w:bidi="hi-IN"/>
            </w:rPr>
          </w:pPr>
          <w:hyperlink w:anchor="_Toc500421517" w:history="1">
            <w:r w:rsidR="00A0479E" w:rsidRPr="007645E2">
              <w:rPr>
                <w:rStyle w:val="Hyperlink"/>
                <w:noProof/>
              </w:rPr>
              <w:t>Using ODK Collect</w:t>
            </w:r>
            <w:r w:rsidR="00A0479E">
              <w:rPr>
                <w:noProof/>
                <w:webHidden/>
              </w:rPr>
              <w:tab/>
            </w:r>
            <w:r w:rsidR="00A0479E">
              <w:rPr>
                <w:noProof/>
                <w:webHidden/>
              </w:rPr>
              <w:fldChar w:fldCharType="begin"/>
            </w:r>
            <w:r w:rsidR="00A0479E">
              <w:rPr>
                <w:noProof/>
                <w:webHidden/>
              </w:rPr>
              <w:instrText xml:space="preserve"> PAGEREF _Toc500421517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6474D0AD" w14:textId="77777777" w:rsidR="00A0479E" w:rsidRDefault="00CB6551">
          <w:pPr>
            <w:pStyle w:val="TOC2"/>
            <w:tabs>
              <w:tab w:val="right" w:leader="dot" w:pos="9061"/>
            </w:tabs>
            <w:rPr>
              <w:noProof/>
              <w:szCs w:val="20"/>
              <w:lang w:eastAsia="en-GB" w:bidi="hi-IN"/>
            </w:rPr>
          </w:pPr>
          <w:hyperlink w:anchor="_Toc500421518" w:history="1">
            <w:r w:rsidR="00A0479E" w:rsidRPr="007645E2">
              <w:rPr>
                <w:rStyle w:val="Hyperlink"/>
                <w:noProof/>
              </w:rPr>
              <w:t>Types of Question</w:t>
            </w:r>
            <w:r w:rsidR="00A0479E">
              <w:rPr>
                <w:noProof/>
                <w:webHidden/>
              </w:rPr>
              <w:tab/>
            </w:r>
            <w:r w:rsidR="00A0479E">
              <w:rPr>
                <w:noProof/>
                <w:webHidden/>
              </w:rPr>
              <w:fldChar w:fldCharType="begin"/>
            </w:r>
            <w:r w:rsidR="00A0479E">
              <w:rPr>
                <w:noProof/>
                <w:webHidden/>
              </w:rPr>
              <w:instrText xml:space="preserve"> PAGEREF _Toc500421518 \h </w:instrText>
            </w:r>
            <w:r w:rsidR="00A0479E">
              <w:rPr>
                <w:noProof/>
                <w:webHidden/>
              </w:rPr>
            </w:r>
            <w:r w:rsidR="00A0479E">
              <w:rPr>
                <w:noProof/>
                <w:webHidden/>
              </w:rPr>
              <w:fldChar w:fldCharType="separate"/>
            </w:r>
            <w:r w:rsidR="00A0479E">
              <w:rPr>
                <w:noProof/>
                <w:webHidden/>
              </w:rPr>
              <w:t>5</w:t>
            </w:r>
            <w:r w:rsidR="00A0479E">
              <w:rPr>
                <w:noProof/>
                <w:webHidden/>
              </w:rPr>
              <w:fldChar w:fldCharType="end"/>
            </w:r>
          </w:hyperlink>
        </w:p>
        <w:p w14:paraId="707659FB" w14:textId="77777777" w:rsidR="00A0479E" w:rsidRDefault="00CB6551">
          <w:pPr>
            <w:pStyle w:val="TOC2"/>
            <w:tabs>
              <w:tab w:val="right" w:leader="dot" w:pos="9061"/>
            </w:tabs>
            <w:rPr>
              <w:noProof/>
              <w:szCs w:val="20"/>
              <w:lang w:eastAsia="en-GB" w:bidi="hi-IN"/>
            </w:rPr>
          </w:pPr>
          <w:hyperlink w:anchor="_Toc500421519" w:history="1">
            <w:r w:rsidR="00A0479E" w:rsidRPr="007645E2">
              <w:rPr>
                <w:rStyle w:val="Hyperlink"/>
                <w:noProof/>
              </w:rPr>
              <w:t>Validation Logic</w:t>
            </w:r>
            <w:r w:rsidR="00A0479E">
              <w:rPr>
                <w:noProof/>
                <w:webHidden/>
              </w:rPr>
              <w:tab/>
            </w:r>
            <w:r w:rsidR="00A0479E">
              <w:rPr>
                <w:noProof/>
                <w:webHidden/>
              </w:rPr>
              <w:fldChar w:fldCharType="begin"/>
            </w:r>
            <w:r w:rsidR="00A0479E">
              <w:rPr>
                <w:noProof/>
                <w:webHidden/>
              </w:rPr>
              <w:instrText xml:space="preserve"> PAGEREF _Toc500421519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0766E9EC" w14:textId="77777777" w:rsidR="00A0479E" w:rsidRDefault="00CB6551">
          <w:pPr>
            <w:pStyle w:val="TOC2"/>
            <w:tabs>
              <w:tab w:val="right" w:leader="dot" w:pos="9061"/>
            </w:tabs>
            <w:rPr>
              <w:noProof/>
              <w:szCs w:val="20"/>
              <w:lang w:eastAsia="en-GB" w:bidi="hi-IN"/>
            </w:rPr>
          </w:pPr>
          <w:hyperlink w:anchor="_Toc500421520" w:history="1">
            <w:r w:rsidR="00A0479E" w:rsidRPr="007645E2">
              <w:rPr>
                <w:rStyle w:val="Hyperlink"/>
                <w:noProof/>
              </w:rPr>
              <w:t>Skip Patterns</w:t>
            </w:r>
            <w:r w:rsidR="00A0479E">
              <w:rPr>
                <w:noProof/>
                <w:webHidden/>
              </w:rPr>
              <w:tab/>
            </w:r>
            <w:r w:rsidR="00A0479E">
              <w:rPr>
                <w:noProof/>
                <w:webHidden/>
              </w:rPr>
              <w:fldChar w:fldCharType="begin"/>
            </w:r>
            <w:r w:rsidR="00A0479E">
              <w:rPr>
                <w:noProof/>
                <w:webHidden/>
              </w:rPr>
              <w:instrText xml:space="preserve"> PAGEREF _Toc500421520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1228C067" w14:textId="77777777" w:rsidR="00A0479E" w:rsidRDefault="00CB6551">
          <w:pPr>
            <w:pStyle w:val="TOC2"/>
            <w:tabs>
              <w:tab w:val="right" w:leader="dot" w:pos="9061"/>
            </w:tabs>
            <w:rPr>
              <w:noProof/>
              <w:szCs w:val="20"/>
              <w:lang w:eastAsia="en-GB" w:bidi="hi-IN"/>
            </w:rPr>
          </w:pPr>
          <w:hyperlink w:anchor="_Toc500421521" w:history="1">
            <w:r w:rsidR="00A0479E" w:rsidRPr="007645E2">
              <w:rPr>
                <w:rStyle w:val="Hyperlink"/>
                <w:noProof/>
              </w:rPr>
              <w:t>Jumping Throughout the Questionnaire</w:t>
            </w:r>
            <w:r w:rsidR="00A0479E">
              <w:rPr>
                <w:noProof/>
                <w:webHidden/>
              </w:rPr>
              <w:tab/>
            </w:r>
            <w:r w:rsidR="00A0479E">
              <w:rPr>
                <w:noProof/>
                <w:webHidden/>
              </w:rPr>
              <w:fldChar w:fldCharType="begin"/>
            </w:r>
            <w:r w:rsidR="00A0479E">
              <w:rPr>
                <w:noProof/>
                <w:webHidden/>
              </w:rPr>
              <w:instrText xml:space="preserve"> PAGEREF _Toc500421521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4069F5B3" w14:textId="77777777" w:rsidR="00A0479E" w:rsidRDefault="00CB6551">
          <w:pPr>
            <w:pStyle w:val="TOC2"/>
            <w:tabs>
              <w:tab w:val="right" w:leader="dot" w:pos="9061"/>
            </w:tabs>
            <w:rPr>
              <w:noProof/>
              <w:szCs w:val="20"/>
              <w:lang w:eastAsia="en-GB" w:bidi="hi-IN"/>
            </w:rPr>
          </w:pPr>
          <w:hyperlink w:anchor="_Toc500421522" w:history="1">
            <w:r w:rsidR="00A0479E" w:rsidRPr="007645E2">
              <w:rPr>
                <w:rStyle w:val="Hyperlink"/>
                <w:noProof/>
              </w:rPr>
              <w:t>Saving an Incomplete Questionnaire</w:t>
            </w:r>
            <w:r w:rsidR="00A0479E">
              <w:rPr>
                <w:noProof/>
                <w:webHidden/>
              </w:rPr>
              <w:tab/>
            </w:r>
            <w:r w:rsidR="00A0479E">
              <w:rPr>
                <w:noProof/>
                <w:webHidden/>
              </w:rPr>
              <w:fldChar w:fldCharType="begin"/>
            </w:r>
            <w:r w:rsidR="00A0479E">
              <w:rPr>
                <w:noProof/>
                <w:webHidden/>
              </w:rPr>
              <w:instrText xml:space="preserve"> PAGEREF _Toc500421522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3C03BC67" w14:textId="77777777" w:rsidR="00A0479E" w:rsidRDefault="00CB6551">
          <w:pPr>
            <w:pStyle w:val="TOC2"/>
            <w:tabs>
              <w:tab w:val="right" w:leader="dot" w:pos="9061"/>
            </w:tabs>
            <w:rPr>
              <w:noProof/>
              <w:szCs w:val="20"/>
              <w:lang w:eastAsia="en-GB" w:bidi="hi-IN"/>
            </w:rPr>
          </w:pPr>
          <w:hyperlink w:anchor="_Toc500421523" w:history="1">
            <w:r w:rsidR="00A0479E" w:rsidRPr="007645E2">
              <w:rPr>
                <w:rStyle w:val="Hyperlink"/>
                <w:noProof/>
              </w:rPr>
              <w:t>Basic Form Management</w:t>
            </w:r>
            <w:r w:rsidR="00A0479E">
              <w:rPr>
                <w:noProof/>
                <w:webHidden/>
              </w:rPr>
              <w:tab/>
            </w:r>
            <w:r w:rsidR="00A0479E">
              <w:rPr>
                <w:noProof/>
                <w:webHidden/>
              </w:rPr>
              <w:fldChar w:fldCharType="begin"/>
            </w:r>
            <w:r w:rsidR="00A0479E">
              <w:rPr>
                <w:noProof/>
                <w:webHidden/>
              </w:rPr>
              <w:instrText xml:space="preserve"> PAGEREF _Toc500421523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765F963A" w14:textId="77777777" w:rsidR="00A0479E" w:rsidRDefault="00CB6551">
          <w:pPr>
            <w:pStyle w:val="TOC1"/>
            <w:tabs>
              <w:tab w:val="right" w:leader="dot" w:pos="9061"/>
            </w:tabs>
            <w:rPr>
              <w:noProof/>
              <w:szCs w:val="20"/>
              <w:lang w:eastAsia="en-GB" w:bidi="hi-IN"/>
            </w:rPr>
          </w:pPr>
          <w:hyperlink w:anchor="_Toc500421524" w:history="1">
            <w:r w:rsidR="00A0479E" w:rsidRPr="007645E2">
              <w:rPr>
                <w:rStyle w:val="Hyperlink"/>
                <w:noProof/>
              </w:rPr>
              <w:t>Completing the Questionnaire</w:t>
            </w:r>
            <w:r w:rsidR="00A0479E">
              <w:rPr>
                <w:noProof/>
                <w:webHidden/>
              </w:rPr>
              <w:tab/>
            </w:r>
            <w:r w:rsidR="00A0479E">
              <w:rPr>
                <w:noProof/>
                <w:webHidden/>
              </w:rPr>
              <w:fldChar w:fldCharType="begin"/>
            </w:r>
            <w:r w:rsidR="00A0479E">
              <w:rPr>
                <w:noProof/>
                <w:webHidden/>
              </w:rPr>
              <w:instrText xml:space="preserve"> PAGEREF _Toc500421524 \h </w:instrText>
            </w:r>
            <w:r w:rsidR="00A0479E">
              <w:rPr>
                <w:noProof/>
                <w:webHidden/>
              </w:rPr>
            </w:r>
            <w:r w:rsidR="00A0479E">
              <w:rPr>
                <w:noProof/>
                <w:webHidden/>
              </w:rPr>
              <w:fldChar w:fldCharType="separate"/>
            </w:r>
            <w:r w:rsidR="00A0479E">
              <w:rPr>
                <w:noProof/>
                <w:webHidden/>
              </w:rPr>
              <w:t>6</w:t>
            </w:r>
            <w:r w:rsidR="00A0479E">
              <w:rPr>
                <w:noProof/>
                <w:webHidden/>
              </w:rPr>
              <w:fldChar w:fldCharType="end"/>
            </w:r>
          </w:hyperlink>
        </w:p>
        <w:p w14:paraId="4C1334F7" w14:textId="77777777" w:rsidR="00A0479E" w:rsidRDefault="00CB6551">
          <w:pPr>
            <w:pStyle w:val="TOC2"/>
            <w:tabs>
              <w:tab w:val="right" w:leader="dot" w:pos="9061"/>
            </w:tabs>
            <w:rPr>
              <w:noProof/>
              <w:szCs w:val="20"/>
              <w:lang w:eastAsia="en-GB" w:bidi="hi-IN"/>
            </w:rPr>
          </w:pPr>
          <w:hyperlink w:anchor="_Toc500421525" w:history="1">
            <w:r w:rsidR="00A0479E" w:rsidRPr="007645E2">
              <w:rPr>
                <w:rStyle w:val="Hyperlink"/>
                <w:noProof/>
              </w:rPr>
              <w:t>Seeking Consent</w:t>
            </w:r>
            <w:r w:rsidR="00A0479E">
              <w:rPr>
                <w:noProof/>
                <w:webHidden/>
              </w:rPr>
              <w:tab/>
            </w:r>
            <w:r w:rsidR="00A0479E">
              <w:rPr>
                <w:noProof/>
                <w:webHidden/>
              </w:rPr>
              <w:fldChar w:fldCharType="begin"/>
            </w:r>
            <w:r w:rsidR="00A0479E">
              <w:rPr>
                <w:noProof/>
                <w:webHidden/>
              </w:rPr>
              <w:instrText xml:space="preserve"> PAGEREF _Toc500421525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17E3D85A" w14:textId="77777777" w:rsidR="00A0479E" w:rsidRDefault="00CB6551">
          <w:pPr>
            <w:pStyle w:val="TOC2"/>
            <w:tabs>
              <w:tab w:val="right" w:leader="dot" w:pos="9061"/>
            </w:tabs>
            <w:rPr>
              <w:noProof/>
              <w:szCs w:val="20"/>
              <w:lang w:eastAsia="en-GB" w:bidi="hi-IN"/>
            </w:rPr>
          </w:pPr>
          <w:hyperlink w:anchor="_Toc500421526" w:history="1">
            <w:r w:rsidR="00A0479E" w:rsidRPr="007645E2">
              <w:rPr>
                <w:rStyle w:val="Hyperlink"/>
                <w:noProof/>
              </w:rPr>
              <w:t>Working through the questionnaire</w:t>
            </w:r>
            <w:r w:rsidR="00A0479E">
              <w:rPr>
                <w:noProof/>
                <w:webHidden/>
              </w:rPr>
              <w:tab/>
            </w:r>
            <w:r w:rsidR="00A0479E">
              <w:rPr>
                <w:noProof/>
                <w:webHidden/>
              </w:rPr>
              <w:fldChar w:fldCharType="begin"/>
            </w:r>
            <w:r w:rsidR="00A0479E">
              <w:rPr>
                <w:noProof/>
                <w:webHidden/>
              </w:rPr>
              <w:instrText xml:space="preserve"> PAGEREF _Toc500421526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1AEFA866" w14:textId="77777777" w:rsidR="00A0479E" w:rsidRDefault="00CB6551">
          <w:pPr>
            <w:pStyle w:val="TOC2"/>
            <w:tabs>
              <w:tab w:val="right" w:leader="dot" w:pos="9061"/>
            </w:tabs>
            <w:rPr>
              <w:noProof/>
              <w:szCs w:val="20"/>
              <w:lang w:eastAsia="en-GB" w:bidi="hi-IN"/>
            </w:rPr>
          </w:pPr>
          <w:hyperlink w:anchor="_Toc500421527" w:history="1">
            <w:r w:rsidR="00A0479E" w:rsidRPr="007645E2">
              <w:rPr>
                <w:rStyle w:val="Hyperlink"/>
                <w:noProof/>
              </w:rPr>
              <w:t>End of Interview Checks</w:t>
            </w:r>
            <w:r w:rsidR="00A0479E">
              <w:rPr>
                <w:noProof/>
                <w:webHidden/>
              </w:rPr>
              <w:tab/>
            </w:r>
            <w:r w:rsidR="00A0479E">
              <w:rPr>
                <w:noProof/>
                <w:webHidden/>
              </w:rPr>
              <w:fldChar w:fldCharType="begin"/>
            </w:r>
            <w:r w:rsidR="00A0479E">
              <w:rPr>
                <w:noProof/>
                <w:webHidden/>
              </w:rPr>
              <w:instrText xml:space="preserve"> PAGEREF _Toc500421527 \h </w:instrText>
            </w:r>
            <w:r w:rsidR="00A0479E">
              <w:rPr>
                <w:noProof/>
                <w:webHidden/>
              </w:rPr>
            </w:r>
            <w:r w:rsidR="00A0479E">
              <w:rPr>
                <w:noProof/>
                <w:webHidden/>
              </w:rPr>
              <w:fldChar w:fldCharType="separate"/>
            </w:r>
            <w:r w:rsidR="00A0479E">
              <w:rPr>
                <w:noProof/>
                <w:webHidden/>
              </w:rPr>
              <w:t>7</w:t>
            </w:r>
            <w:r w:rsidR="00A0479E">
              <w:rPr>
                <w:noProof/>
                <w:webHidden/>
              </w:rPr>
              <w:fldChar w:fldCharType="end"/>
            </w:r>
          </w:hyperlink>
        </w:p>
        <w:p w14:paraId="771C1144" w14:textId="77777777" w:rsidR="00A0479E" w:rsidRDefault="00CB6551">
          <w:pPr>
            <w:pStyle w:val="TOC1"/>
            <w:tabs>
              <w:tab w:val="right" w:leader="dot" w:pos="9061"/>
            </w:tabs>
            <w:rPr>
              <w:noProof/>
              <w:szCs w:val="20"/>
              <w:lang w:eastAsia="en-GB" w:bidi="hi-IN"/>
            </w:rPr>
          </w:pPr>
          <w:hyperlink w:anchor="_Toc500421528" w:history="1">
            <w:r w:rsidR="00A0479E" w:rsidRPr="007645E2">
              <w:rPr>
                <w:rStyle w:val="Hyperlink"/>
                <w:noProof/>
              </w:rPr>
              <w:t>Introduction to Supervisors’ Section</w:t>
            </w:r>
            <w:r w:rsidR="00A0479E">
              <w:rPr>
                <w:noProof/>
                <w:webHidden/>
              </w:rPr>
              <w:tab/>
            </w:r>
            <w:r w:rsidR="00A0479E">
              <w:rPr>
                <w:noProof/>
                <w:webHidden/>
              </w:rPr>
              <w:fldChar w:fldCharType="begin"/>
            </w:r>
            <w:r w:rsidR="00A0479E">
              <w:rPr>
                <w:noProof/>
                <w:webHidden/>
              </w:rPr>
              <w:instrText xml:space="preserve"> PAGEREF _Toc500421528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0ACF5119" w14:textId="77777777" w:rsidR="00A0479E" w:rsidRDefault="00CB6551">
          <w:pPr>
            <w:pStyle w:val="TOC1"/>
            <w:tabs>
              <w:tab w:val="right" w:leader="dot" w:pos="9061"/>
            </w:tabs>
            <w:rPr>
              <w:noProof/>
              <w:szCs w:val="20"/>
              <w:lang w:eastAsia="en-GB" w:bidi="hi-IN"/>
            </w:rPr>
          </w:pPr>
          <w:hyperlink w:anchor="_Toc500421529" w:history="1">
            <w:r w:rsidR="00A0479E" w:rsidRPr="007645E2">
              <w:rPr>
                <w:rStyle w:val="Hyperlink"/>
                <w:noProof/>
              </w:rPr>
              <w:t>Supervisors' Tasks</w:t>
            </w:r>
            <w:r w:rsidR="00A0479E">
              <w:rPr>
                <w:noProof/>
                <w:webHidden/>
              </w:rPr>
              <w:tab/>
            </w:r>
            <w:r w:rsidR="00A0479E">
              <w:rPr>
                <w:noProof/>
                <w:webHidden/>
              </w:rPr>
              <w:fldChar w:fldCharType="begin"/>
            </w:r>
            <w:r w:rsidR="00A0479E">
              <w:rPr>
                <w:noProof/>
                <w:webHidden/>
              </w:rPr>
              <w:instrText xml:space="preserve"> PAGEREF _Toc500421529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4E66D511" w14:textId="77777777" w:rsidR="00A0479E" w:rsidRDefault="00CB6551">
          <w:pPr>
            <w:pStyle w:val="TOC1"/>
            <w:tabs>
              <w:tab w:val="right" w:leader="dot" w:pos="9061"/>
            </w:tabs>
            <w:rPr>
              <w:noProof/>
              <w:szCs w:val="20"/>
              <w:lang w:eastAsia="en-GB" w:bidi="hi-IN"/>
            </w:rPr>
          </w:pPr>
          <w:hyperlink w:anchor="_Toc500421530" w:history="1">
            <w:r w:rsidR="00A0479E" w:rsidRPr="007645E2">
              <w:rPr>
                <w:rStyle w:val="Hyperlink"/>
                <w:noProof/>
              </w:rPr>
              <w:t>Preparing the Android Devices for use</w:t>
            </w:r>
            <w:r w:rsidR="00A0479E">
              <w:rPr>
                <w:noProof/>
                <w:webHidden/>
              </w:rPr>
              <w:tab/>
            </w:r>
            <w:r w:rsidR="00A0479E">
              <w:rPr>
                <w:noProof/>
                <w:webHidden/>
              </w:rPr>
              <w:fldChar w:fldCharType="begin"/>
            </w:r>
            <w:r w:rsidR="00A0479E">
              <w:rPr>
                <w:noProof/>
                <w:webHidden/>
              </w:rPr>
              <w:instrText xml:space="preserve"> PAGEREF _Toc500421530 \h </w:instrText>
            </w:r>
            <w:r w:rsidR="00A0479E">
              <w:rPr>
                <w:noProof/>
                <w:webHidden/>
              </w:rPr>
            </w:r>
            <w:r w:rsidR="00A0479E">
              <w:rPr>
                <w:noProof/>
                <w:webHidden/>
              </w:rPr>
              <w:fldChar w:fldCharType="separate"/>
            </w:r>
            <w:r w:rsidR="00A0479E">
              <w:rPr>
                <w:noProof/>
                <w:webHidden/>
              </w:rPr>
              <w:t>8</w:t>
            </w:r>
            <w:r w:rsidR="00A0479E">
              <w:rPr>
                <w:noProof/>
                <w:webHidden/>
              </w:rPr>
              <w:fldChar w:fldCharType="end"/>
            </w:r>
          </w:hyperlink>
        </w:p>
        <w:p w14:paraId="5A08D4BA" w14:textId="77777777" w:rsidR="00A0479E" w:rsidRDefault="00CB6551">
          <w:pPr>
            <w:pStyle w:val="TOC2"/>
            <w:tabs>
              <w:tab w:val="right" w:leader="dot" w:pos="9061"/>
            </w:tabs>
            <w:rPr>
              <w:noProof/>
              <w:szCs w:val="20"/>
              <w:lang w:eastAsia="en-GB" w:bidi="hi-IN"/>
            </w:rPr>
          </w:pPr>
          <w:hyperlink w:anchor="_Toc500421531" w:history="1">
            <w:r w:rsidR="00A0479E" w:rsidRPr="007645E2">
              <w:rPr>
                <w:rStyle w:val="Hyperlink"/>
                <w:noProof/>
              </w:rPr>
              <w:t>Required Applications</w:t>
            </w:r>
            <w:r w:rsidR="00A0479E">
              <w:rPr>
                <w:noProof/>
                <w:webHidden/>
              </w:rPr>
              <w:tab/>
            </w:r>
            <w:r w:rsidR="00A0479E">
              <w:rPr>
                <w:noProof/>
                <w:webHidden/>
              </w:rPr>
              <w:fldChar w:fldCharType="begin"/>
            </w:r>
            <w:r w:rsidR="00A0479E">
              <w:rPr>
                <w:noProof/>
                <w:webHidden/>
              </w:rPr>
              <w:instrText xml:space="preserve"> PAGEREF _Toc500421531 \h </w:instrText>
            </w:r>
            <w:r w:rsidR="00A0479E">
              <w:rPr>
                <w:noProof/>
                <w:webHidden/>
              </w:rPr>
            </w:r>
            <w:r w:rsidR="00A0479E">
              <w:rPr>
                <w:noProof/>
                <w:webHidden/>
              </w:rPr>
              <w:fldChar w:fldCharType="separate"/>
            </w:r>
            <w:r w:rsidR="00A0479E">
              <w:rPr>
                <w:noProof/>
                <w:webHidden/>
              </w:rPr>
              <w:t>9</w:t>
            </w:r>
            <w:r w:rsidR="00A0479E">
              <w:rPr>
                <w:noProof/>
                <w:webHidden/>
              </w:rPr>
              <w:fldChar w:fldCharType="end"/>
            </w:r>
          </w:hyperlink>
        </w:p>
        <w:p w14:paraId="1FD5BE76" w14:textId="77777777" w:rsidR="00A0479E" w:rsidRDefault="00CB6551">
          <w:pPr>
            <w:pStyle w:val="TOC2"/>
            <w:tabs>
              <w:tab w:val="right" w:leader="dot" w:pos="9061"/>
            </w:tabs>
            <w:rPr>
              <w:noProof/>
              <w:szCs w:val="20"/>
              <w:lang w:eastAsia="en-GB" w:bidi="hi-IN"/>
            </w:rPr>
          </w:pPr>
          <w:hyperlink w:anchor="_Toc500421532" w:history="1">
            <w:r w:rsidR="00A0479E" w:rsidRPr="007645E2">
              <w:rPr>
                <w:rStyle w:val="Hyperlink"/>
                <w:noProof/>
              </w:rPr>
              <w:t>Installing Application on the Android Device</w:t>
            </w:r>
            <w:r w:rsidR="00A0479E">
              <w:rPr>
                <w:noProof/>
                <w:webHidden/>
              </w:rPr>
              <w:tab/>
            </w:r>
            <w:r w:rsidR="00A0479E">
              <w:rPr>
                <w:noProof/>
                <w:webHidden/>
              </w:rPr>
              <w:fldChar w:fldCharType="begin"/>
            </w:r>
            <w:r w:rsidR="00A0479E">
              <w:rPr>
                <w:noProof/>
                <w:webHidden/>
              </w:rPr>
              <w:instrText xml:space="preserve"> PAGEREF _Toc500421532 \h </w:instrText>
            </w:r>
            <w:r w:rsidR="00A0479E">
              <w:rPr>
                <w:noProof/>
                <w:webHidden/>
              </w:rPr>
            </w:r>
            <w:r w:rsidR="00A0479E">
              <w:rPr>
                <w:noProof/>
                <w:webHidden/>
              </w:rPr>
              <w:fldChar w:fldCharType="separate"/>
            </w:r>
            <w:r w:rsidR="00A0479E">
              <w:rPr>
                <w:noProof/>
                <w:webHidden/>
              </w:rPr>
              <w:t>9</w:t>
            </w:r>
            <w:r w:rsidR="00A0479E">
              <w:rPr>
                <w:noProof/>
                <w:webHidden/>
              </w:rPr>
              <w:fldChar w:fldCharType="end"/>
            </w:r>
          </w:hyperlink>
        </w:p>
        <w:p w14:paraId="65F87501" w14:textId="77777777" w:rsidR="00A0479E" w:rsidRDefault="00CB6551">
          <w:pPr>
            <w:pStyle w:val="TOC3"/>
            <w:tabs>
              <w:tab w:val="right" w:leader="dot" w:pos="9061"/>
            </w:tabs>
            <w:rPr>
              <w:noProof/>
              <w:szCs w:val="20"/>
              <w:lang w:eastAsia="en-GB" w:bidi="hi-IN"/>
            </w:rPr>
          </w:pPr>
          <w:hyperlink w:anchor="_Toc500421533" w:history="1">
            <w:r w:rsidR="00A0479E" w:rsidRPr="007645E2">
              <w:rPr>
                <w:rStyle w:val="Hyperlink"/>
                <w:noProof/>
              </w:rPr>
              <w:t>Installing Applications from .apk files</w:t>
            </w:r>
            <w:r w:rsidR="00A0479E">
              <w:rPr>
                <w:noProof/>
                <w:webHidden/>
              </w:rPr>
              <w:tab/>
            </w:r>
            <w:r w:rsidR="00A0479E">
              <w:rPr>
                <w:noProof/>
                <w:webHidden/>
              </w:rPr>
              <w:fldChar w:fldCharType="begin"/>
            </w:r>
            <w:r w:rsidR="00A0479E">
              <w:rPr>
                <w:noProof/>
                <w:webHidden/>
              </w:rPr>
              <w:instrText xml:space="preserve"> PAGEREF _Toc500421533 \h </w:instrText>
            </w:r>
            <w:r w:rsidR="00A0479E">
              <w:rPr>
                <w:noProof/>
                <w:webHidden/>
              </w:rPr>
            </w:r>
            <w:r w:rsidR="00A0479E">
              <w:rPr>
                <w:noProof/>
                <w:webHidden/>
              </w:rPr>
              <w:fldChar w:fldCharType="separate"/>
            </w:r>
            <w:r w:rsidR="00A0479E">
              <w:rPr>
                <w:noProof/>
                <w:webHidden/>
              </w:rPr>
              <w:t>10</w:t>
            </w:r>
            <w:r w:rsidR="00A0479E">
              <w:rPr>
                <w:noProof/>
                <w:webHidden/>
              </w:rPr>
              <w:fldChar w:fldCharType="end"/>
            </w:r>
          </w:hyperlink>
        </w:p>
        <w:p w14:paraId="07AD93CA" w14:textId="77777777" w:rsidR="00A0479E" w:rsidRDefault="00CB6551">
          <w:pPr>
            <w:pStyle w:val="TOC3"/>
            <w:tabs>
              <w:tab w:val="right" w:leader="dot" w:pos="9061"/>
            </w:tabs>
            <w:rPr>
              <w:noProof/>
              <w:szCs w:val="20"/>
              <w:lang w:eastAsia="en-GB" w:bidi="hi-IN"/>
            </w:rPr>
          </w:pPr>
          <w:hyperlink w:anchor="_Toc500421534" w:history="1">
            <w:r w:rsidR="00A0479E" w:rsidRPr="007645E2">
              <w:rPr>
                <w:rStyle w:val="Hyperlink"/>
                <w:noProof/>
              </w:rPr>
              <w:t>Installing ODK Collect (and other applications) from the Play Store</w:t>
            </w:r>
            <w:r w:rsidR="00A0479E">
              <w:rPr>
                <w:noProof/>
                <w:webHidden/>
              </w:rPr>
              <w:tab/>
            </w:r>
            <w:r w:rsidR="00A0479E">
              <w:rPr>
                <w:noProof/>
                <w:webHidden/>
              </w:rPr>
              <w:fldChar w:fldCharType="begin"/>
            </w:r>
            <w:r w:rsidR="00A0479E">
              <w:rPr>
                <w:noProof/>
                <w:webHidden/>
              </w:rPr>
              <w:instrText xml:space="preserve"> PAGEREF _Toc500421534 \h </w:instrText>
            </w:r>
            <w:r w:rsidR="00A0479E">
              <w:rPr>
                <w:noProof/>
                <w:webHidden/>
              </w:rPr>
            </w:r>
            <w:r w:rsidR="00A0479E">
              <w:rPr>
                <w:noProof/>
                <w:webHidden/>
              </w:rPr>
              <w:fldChar w:fldCharType="separate"/>
            </w:r>
            <w:r w:rsidR="00A0479E">
              <w:rPr>
                <w:noProof/>
                <w:webHidden/>
              </w:rPr>
              <w:t>10</w:t>
            </w:r>
            <w:r w:rsidR="00A0479E">
              <w:rPr>
                <w:noProof/>
                <w:webHidden/>
              </w:rPr>
              <w:fldChar w:fldCharType="end"/>
            </w:r>
          </w:hyperlink>
        </w:p>
        <w:p w14:paraId="290B597E" w14:textId="77777777" w:rsidR="00A0479E" w:rsidRDefault="00CB6551">
          <w:pPr>
            <w:pStyle w:val="TOC3"/>
            <w:tabs>
              <w:tab w:val="right" w:leader="dot" w:pos="9061"/>
            </w:tabs>
            <w:rPr>
              <w:noProof/>
              <w:szCs w:val="20"/>
              <w:lang w:eastAsia="en-GB" w:bidi="hi-IN"/>
            </w:rPr>
          </w:pPr>
          <w:hyperlink w:anchor="_Toc500421535" w:history="1">
            <w:r w:rsidR="00A0479E" w:rsidRPr="007645E2">
              <w:rPr>
                <w:rStyle w:val="Hyperlink"/>
                <w:noProof/>
              </w:rPr>
              <w:t>Installing ODK Collect from the Play Store</w:t>
            </w:r>
            <w:r w:rsidR="00A0479E">
              <w:rPr>
                <w:noProof/>
                <w:webHidden/>
              </w:rPr>
              <w:tab/>
            </w:r>
            <w:r w:rsidR="00A0479E">
              <w:rPr>
                <w:noProof/>
                <w:webHidden/>
              </w:rPr>
              <w:fldChar w:fldCharType="begin"/>
            </w:r>
            <w:r w:rsidR="00A0479E">
              <w:rPr>
                <w:noProof/>
                <w:webHidden/>
              </w:rPr>
              <w:instrText xml:space="preserve"> PAGEREF _Toc500421535 \h </w:instrText>
            </w:r>
            <w:r w:rsidR="00A0479E">
              <w:rPr>
                <w:noProof/>
                <w:webHidden/>
              </w:rPr>
            </w:r>
            <w:r w:rsidR="00A0479E">
              <w:rPr>
                <w:noProof/>
                <w:webHidden/>
              </w:rPr>
              <w:fldChar w:fldCharType="separate"/>
            </w:r>
            <w:r w:rsidR="00A0479E">
              <w:rPr>
                <w:noProof/>
                <w:webHidden/>
              </w:rPr>
              <w:t>12</w:t>
            </w:r>
            <w:r w:rsidR="00A0479E">
              <w:rPr>
                <w:noProof/>
                <w:webHidden/>
              </w:rPr>
              <w:fldChar w:fldCharType="end"/>
            </w:r>
          </w:hyperlink>
        </w:p>
        <w:p w14:paraId="3374F796" w14:textId="77777777" w:rsidR="00A0479E" w:rsidRDefault="00CB6551">
          <w:pPr>
            <w:pStyle w:val="TOC1"/>
            <w:tabs>
              <w:tab w:val="right" w:leader="dot" w:pos="9061"/>
            </w:tabs>
            <w:rPr>
              <w:noProof/>
              <w:szCs w:val="20"/>
              <w:lang w:eastAsia="en-GB" w:bidi="hi-IN"/>
            </w:rPr>
          </w:pPr>
          <w:hyperlink w:anchor="_Toc500421536" w:history="1">
            <w:r w:rsidR="00A0479E" w:rsidRPr="007645E2">
              <w:rPr>
                <w:rStyle w:val="Hyperlink"/>
                <w:noProof/>
              </w:rPr>
              <w:t>Preparing ODK Collect (before fieldwork)</w:t>
            </w:r>
            <w:r w:rsidR="00A0479E">
              <w:rPr>
                <w:noProof/>
                <w:webHidden/>
              </w:rPr>
              <w:tab/>
            </w:r>
            <w:r w:rsidR="00A0479E">
              <w:rPr>
                <w:noProof/>
                <w:webHidden/>
              </w:rPr>
              <w:fldChar w:fldCharType="begin"/>
            </w:r>
            <w:r w:rsidR="00A0479E">
              <w:rPr>
                <w:noProof/>
                <w:webHidden/>
              </w:rPr>
              <w:instrText xml:space="preserve"> PAGEREF _Toc500421536 \h </w:instrText>
            </w:r>
            <w:r w:rsidR="00A0479E">
              <w:rPr>
                <w:noProof/>
                <w:webHidden/>
              </w:rPr>
            </w:r>
            <w:r w:rsidR="00A0479E">
              <w:rPr>
                <w:noProof/>
                <w:webHidden/>
              </w:rPr>
              <w:fldChar w:fldCharType="separate"/>
            </w:r>
            <w:r w:rsidR="00A0479E">
              <w:rPr>
                <w:noProof/>
                <w:webHidden/>
              </w:rPr>
              <w:t>13</w:t>
            </w:r>
            <w:r w:rsidR="00A0479E">
              <w:rPr>
                <w:noProof/>
                <w:webHidden/>
              </w:rPr>
              <w:fldChar w:fldCharType="end"/>
            </w:r>
          </w:hyperlink>
        </w:p>
        <w:p w14:paraId="294B13E7" w14:textId="77777777" w:rsidR="00A0479E" w:rsidRDefault="00CB6551">
          <w:pPr>
            <w:pStyle w:val="TOC2"/>
            <w:tabs>
              <w:tab w:val="right" w:leader="dot" w:pos="9061"/>
            </w:tabs>
            <w:rPr>
              <w:noProof/>
              <w:szCs w:val="20"/>
              <w:lang w:eastAsia="en-GB" w:bidi="hi-IN"/>
            </w:rPr>
          </w:pPr>
          <w:hyperlink w:anchor="_Toc500421537" w:history="1">
            <w:r w:rsidR="00A0479E" w:rsidRPr="007645E2">
              <w:rPr>
                <w:rStyle w:val="Hyperlink"/>
                <w:noProof/>
              </w:rPr>
              <w:t>Adding Forms to the Device</w:t>
            </w:r>
            <w:r w:rsidR="00A0479E">
              <w:rPr>
                <w:noProof/>
                <w:webHidden/>
              </w:rPr>
              <w:tab/>
            </w:r>
            <w:r w:rsidR="00A0479E">
              <w:rPr>
                <w:noProof/>
                <w:webHidden/>
              </w:rPr>
              <w:fldChar w:fldCharType="begin"/>
            </w:r>
            <w:r w:rsidR="00A0479E">
              <w:rPr>
                <w:noProof/>
                <w:webHidden/>
              </w:rPr>
              <w:instrText xml:space="preserve"> PAGEREF _Toc500421537 \h </w:instrText>
            </w:r>
            <w:r w:rsidR="00A0479E">
              <w:rPr>
                <w:noProof/>
                <w:webHidden/>
              </w:rPr>
            </w:r>
            <w:r w:rsidR="00A0479E">
              <w:rPr>
                <w:noProof/>
                <w:webHidden/>
              </w:rPr>
              <w:fldChar w:fldCharType="separate"/>
            </w:r>
            <w:r w:rsidR="00A0479E">
              <w:rPr>
                <w:noProof/>
                <w:webHidden/>
              </w:rPr>
              <w:t>13</w:t>
            </w:r>
            <w:r w:rsidR="00A0479E">
              <w:rPr>
                <w:noProof/>
                <w:webHidden/>
              </w:rPr>
              <w:fldChar w:fldCharType="end"/>
            </w:r>
          </w:hyperlink>
        </w:p>
        <w:p w14:paraId="404759AA" w14:textId="77777777" w:rsidR="00A0479E" w:rsidRDefault="00CB6551">
          <w:pPr>
            <w:pStyle w:val="TOC2"/>
            <w:tabs>
              <w:tab w:val="right" w:leader="dot" w:pos="9061"/>
            </w:tabs>
            <w:rPr>
              <w:noProof/>
              <w:szCs w:val="20"/>
              <w:lang w:eastAsia="en-GB" w:bidi="hi-IN"/>
            </w:rPr>
          </w:pPr>
          <w:hyperlink w:anchor="_Toc500421538" w:history="1">
            <w:r w:rsidR="00A0479E" w:rsidRPr="007645E2">
              <w:rPr>
                <w:rStyle w:val="Hyperlink"/>
                <w:noProof/>
              </w:rPr>
              <w:t>Adding Forms without an Internet Connection</w:t>
            </w:r>
            <w:r w:rsidR="00A0479E">
              <w:rPr>
                <w:noProof/>
                <w:webHidden/>
              </w:rPr>
              <w:tab/>
            </w:r>
            <w:r w:rsidR="00A0479E">
              <w:rPr>
                <w:noProof/>
                <w:webHidden/>
              </w:rPr>
              <w:fldChar w:fldCharType="begin"/>
            </w:r>
            <w:r w:rsidR="00A0479E">
              <w:rPr>
                <w:noProof/>
                <w:webHidden/>
              </w:rPr>
              <w:instrText xml:space="preserve"> PAGEREF _Toc500421538 \h </w:instrText>
            </w:r>
            <w:r w:rsidR="00A0479E">
              <w:rPr>
                <w:noProof/>
                <w:webHidden/>
              </w:rPr>
            </w:r>
            <w:r w:rsidR="00A0479E">
              <w:rPr>
                <w:noProof/>
                <w:webHidden/>
              </w:rPr>
              <w:fldChar w:fldCharType="separate"/>
            </w:r>
            <w:r w:rsidR="00A0479E">
              <w:rPr>
                <w:noProof/>
                <w:webHidden/>
              </w:rPr>
              <w:t>14</w:t>
            </w:r>
            <w:r w:rsidR="00A0479E">
              <w:rPr>
                <w:noProof/>
                <w:webHidden/>
              </w:rPr>
              <w:fldChar w:fldCharType="end"/>
            </w:r>
          </w:hyperlink>
        </w:p>
        <w:p w14:paraId="0C4792F2" w14:textId="77777777" w:rsidR="00A0479E" w:rsidRDefault="00CB6551">
          <w:pPr>
            <w:pStyle w:val="TOC3"/>
            <w:tabs>
              <w:tab w:val="right" w:leader="dot" w:pos="9061"/>
            </w:tabs>
            <w:rPr>
              <w:noProof/>
              <w:szCs w:val="20"/>
              <w:lang w:eastAsia="en-GB" w:bidi="hi-IN"/>
            </w:rPr>
          </w:pPr>
          <w:hyperlink w:anchor="_Toc500421539" w:history="1">
            <w:r w:rsidR="00A0479E" w:rsidRPr="007645E2">
              <w:rPr>
                <w:rStyle w:val="Hyperlink"/>
                <w:noProof/>
              </w:rPr>
              <w:t>To add a blank form via Bluetooth connection from another Android device.</w:t>
            </w:r>
            <w:r w:rsidR="00A0479E">
              <w:rPr>
                <w:noProof/>
                <w:webHidden/>
              </w:rPr>
              <w:tab/>
            </w:r>
            <w:r w:rsidR="00A0479E">
              <w:rPr>
                <w:noProof/>
                <w:webHidden/>
              </w:rPr>
              <w:fldChar w:fldCharType="begin"/>
            </w:r>
            <w:r w:rsidR="00A0479E">
              <w:rPr>
                <w:noProof/>
                <w:webHidden/>
              </w:rPr>
              <w:instrText xml:space="preserve"> PAGEREF _Toc500421539 \h </w:instrText>
            </w:r>
            <w:r w:rsidR="00A0479E">
              <w:rPr>
                <w:noProof/>
                <w:webHidden/>
              </w:rPr>
            </w:r>
            <w:r w:rsidR="00A0479E">
              <w:rPr>
                <w:noProof/>
                <w:webHidden/>
              </w:rPr>
              <w:fldChar w:fldCharType="separate"/>
            </w:r>
            <w:r w:rsidR="00A0479E">
              <w:rPr>
                <w:noProof/>
                <w:webHidden/>
              </w:rPr>
              <w:t>14</w:t>
            </w:r>
            <w:r w:rsidR="00A0479E">
              <w:rPr>
                <w:noProof/>
                <w:webHidden/>
              </w:rPr>
              <w:fldChar w:fldCharType="end"/>
            </w:r>
          </w:hyperlink>
        </w:p>
        <w:p w14:paraId="30DD0CA1" w14:textId="77777777" w:rsidR="00A0479E" w:rsidRDefault="00CB6551">
          <w:pPr>
            <w:pStyle w:val="TOC3"/>
            <w:tabs>
              <w:tab w:val="right" w:leader="dot" w:pos="9061"/>
            </w:tabs>
            <w:rPr>
              <w:noProof/>
              <w:szCs w:val="20"/>
              <w:lang w:eastAsia="en-GB" w:bidi="hi-IN"/>
            </w:rPr>
          </w:pPr>
          <w:hyperlink w:anchor="_Toc500421540" w:history="1">
            <w:r w:rsidR="00A0479E" w:rsidRPr="007645E2">
              <w:rPr>
                <w:rStyle w:val="Hyperlink"/>
                <w:noProof/>
              </w:rPr>
              <w:t>To add a blank form by connecting the device to a Windows PC</w:t>
            </w:r>
            <w:r w:rsidR="00A0479E">
              <w:rPr>
                <w:noProof/>
                <w:webHidden/>
              </w:rPr>
              <w:tab/>
            </w:r>
            <w:r w:rsidR="00A0479E">
              <w:rPr>
                <w:noProof/>
                <w:webHidden/>
              </w:rPr>
              <w:fldChar w:fldCharType="begin"/>
            </w:r>
            <w:r w:rsidR="00A0479E">
              <w:rPr>
                <w:noProof/>
                <w:webHidden/>
              </w:rPr>
              <w:instrText xml:space="preserve"> PAGEREF _Toc500421540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2B3A579A" w14:textId="77777777" w:rsidR="00A0479E" w:rsidRDefault="00CB6551">
          <w:pPr>
            <w:pStyle w:val="TOC1"/>
            <w:tabs>
              <w:tab w:val="right" w:leader="dot" w:pos="9061"/>
            </w:tabs>
            <w:rPr>
              <w:noProof/>
              <w:szCs w:val="20"/>
              <w:lang w:eastAsia="en-GB" w:bidi="hi-IN"/>
            </w:rPr>
          </w:pPr>
          <w:hyperlink w:anchor="_Toc500421541" w:history="1">
            <w:r w:rsidR="00A0479E" w:rsidRPr="007645E2">
              <w:rPr>
                <w:rStyle w:val="Hyperlink"/>
                <w:noProof/>
              </w:rPr>
              <w:t>Form management in ODK Collect</w:t>
            </w:r>
            <w:r w:rsidR="00A0479E">
              <w:rPr>
                <w:noProof/>
                <w:webHidden/>
              </w:rPr>
              <w:tab/>
            </w:r>
            <w:r w:rsidR="00A0479E">
              <w:rPr>
                <w:noProof/>
                <w:webHidden/>
              </w:rPr>
              <w:fldChar w:fldCharType="begin"/>
            </w:r>
            <w:r w:rsidR="00A0479E">
              <w:rPr>
                <w:noProof/>
                <w:webHidden/>
              </w:rPr>
              <w:instrText xml:space="preserve"> PAGEREF _Toc500421541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783F83FC" w14:textId="77777777" w:rsidR="00A0479E" w:rsidRDefault="00CB6551">
          <w:pPr>
            <w:pStyle w:val="TOC1"/>
            <w:tabs>
              <w:tab w:val="right" w:leader="dot" w:pos="9061"/>
            </w:tabs>
            <w:rPr>
              <w:noProof/>
              <w:szCs w:val="20"/>
              <w:lang w:eastAsia="en-GB" w:bidi="hi-IN"/>
            </w:rPr>
          </w:pPr>
          <w:hyperlink w:anchor="_Toc500421542" w:history="1">
            <w:r w:rsidR="00A0479E" w:rsidRPr="007645E2">
              <w:rPr>
                <w:rStyle w:val="Hyperlink"/>
                <w:noProof/>
              </w:rPr>
              <w:t>Backups through Bluetooth</w:t>
            </w:r>
            <w:r w:rsidR="00A0479E">
              <w:rPr>
                <w:noProof/>
                <w:webHidden/>
              </w:rPr>
              <w:tab/>
            </w:r>
            <w:r w:rsidR="00A0479E">
              <w:rPr>
                <w:noProof/>
                <w:webHidden/>
              </w:rPr>
              <w:fldChar w:fldCharType="begin"/>
            </w:r>
            <w:r w:rsidR="00A0479E">
              <w:rPr>
                <w:noProof/>
                <w:webHidden/>
              </w:rPr>
              <w:instrText xml:space="preserve"> PAGEREF _Toc500421542 \h </w:instrText>
            </w:r>
            <w:r w:rsidR="00A0479E">
              <w:rPr>
                <w:noProof/>
                <w:webHidden/>
              </w:rPr>
            </w:r>
            <w:r w:rsidR="00A0479E">
              <w:rPr>
                <w:noProof/>
                <w:webHidden/>
              </w:rPr>
              <w:fldChar w:fldCharType="separate"/>
            </w:r>
            <w:r w:rsidR="00A0479E">
              <w:rPr>
                <w:noProof/>
                <w:webHidden/>
              </w:rPr>
              <w:t>15</w:t>
            </w:r>
            <w:r w:rsidR="00A0479E">
              <w:rPr>
                <w:noProof/>
                <w:webHidden/>
              </w:rPr>
              <w:fldChar w:fldCharType="end"/>
            </w:r>
          </w:hyperlink>
        </w:p>
        <w:p w14:paraId="37B760F8" w14:textId="77777777" w:rsidR="00A0479E" w:rsidRDefault="00CB6551">
          <w:pPr>
            <w:pStyle w:val="TOC2"/>
            <w:tabs>
              <w:tab w:val="right" w:leader="dot" w:pos="9061"/>
            </w:tabs>
            <w:rPr>
              <w:noProof/>
              <w:szCs w:val="20"/>
              <w:lang w:eastAsia="en-GB" w:bidi="hi-IN"/>
            </w:rPr>
          </w:pPr>
          <w:hyperlink w:anchor="_Toc500421543" w:history="1">
            <w:r w:rsidR="00A0479E" w:rsidRPr="007645E2">
              <w:rPr>
                <w:rStyle w:val="Hyperlink"/>
                <w:noProof/>
              </w:rPr>
              <w:t>Setting up the Bluetooth connections</w:t>
            </w:r>
            <w:r w:rsidR="00A0479E">
              <w:rPr>
                <w:noProof/>
                <w:webHidden/>
              </w:rPr>
              <w:tab/>
            </w:r>
            <w:r w:rsidR="00A0479E">
              <w:rPr>
                <w:noProof/>
                <w:webHidden/>
              </w:rPr>
              <w:fldChar w:fldCharType="begin"/>
            </w:r>
            <w:r w:rsidR="00A0479E">
              <w:rPr>
                <w:noProof/>
                <w:webHidden/>
              </w:rPr>
              <w:instrText xml:space="preserve"> PAGEREF _Toc500421543 \h </w:instrText>
            </w:r>
            <w:r w:rsidR="00A0479E">
              <w:rPr>
                <w:noProof/>
                <w:webHidden/>
              </w:rPr>
            </w:r>
            <w:r w:rsidR="00A0479E">
              <w:rPr>
                <w:noProof/>
                <w:webHidden/>
              </w:rPr>
              <w:fldChar w:fldCharType="separate"/>
            </w:r>
            <w:r w:rsidR="00A0479E">
              <w:rPr>
                <w:noProof/>
                <w:webHidden/>
              </w:rPr>
              <w:t>16</w:t>
            </w:r>
            <w:r w:rsidR="00A0479E">
              <w:rPr>
                <w:noProof/>
                <w:webHidden/>
              </w:rPr>
              <w:fldChar w:fldCharType="end"/>
            </w:r>
          </w:hyperlink>
        </w:p>
        <w:p w14:paraId="110FDED7" w14:textId="77777777" w:rsidR="00A0479E" w:rsidRDefault="00CB6551">
          <w:pPr>
            <w:pStyle w:val="TOC2"/>
            <w:tabs>
              <w:tab w:val="right" w:leader="dot" w:pos="9061"/>
            </w:tabs>
            <w:rPr>
              <w:noProof/>
              <w:szCs w:val="20"/>
              <w:lang w:eastAsia="en-GB" w:bidi="hi-IN"/>
            </w:rPr>
          </w:pPr>
          <w:hyperlink w:anchor="_Toc500421544" w:history="1">
            <w:r w:rsidR="00A0479E" w:rsidRPr="007645E2">
              <w:rPr>
                <w:rStyle w:val="Hyperlink"/>
                <w:noProof/>
              </w:rPr>
              <w:t>Device Name</w:t>
            </w:r>
            <w:r w:rsidR="00A0479E">
              <w:rPr>
                <w:noProof/>
                <w:webHidden/>
              </w:rPr>
              <w:tab/>
            </w:r>
            <w:r w:rsidR="00A0479E">
              <w:rPr>
                <w:noProof/>
                <w:webHidden/>
              </w:rPr>
              <w:fldChar w:fldCharType="begin"/>
            </w:r>
            <w:r w:rsidR="00A0479E">
              <w:rPr>
                <w:noProof/>
                <w:webHidden/>
              </w:rPr>
              <w:instrText xml:space="preserve"> PAGEREF _Toc500421544 \h </w:instrText>
            </w:r>
            <w:r w:rsidR="00A0479E">
              <w:rPr>
                <w:noProof/>
                <w:webHidden/>
              </w:rPr>
            </w:r>
            <w:r w:rsidR="00A0479E">
              <w:rPr>
                <w:noProof/>
                <w:webHidden/>
              </w:rPr>
              <w:fldChar w:fldCharType="separate"/>
            </w:r>
            <w:r w:rsidR="00A0479E">
              <w:rPr>
                <w:noProof/>
                <w:webHidden/>
              </w:rPr>
              <w:t>16</w:t>
            </w:r>
            <w:r w:rsidR="00A0479E">
              <w:rPr>
                <w:noProof/>
                <w:webHidden/>
              </w:rPr>
              <w:fldChar w:fldCharType="end"/>
            </w:r>
          </w:hyperlink>
        </w:p>
        <w:p w14:paraId="28E4A24B" w14:textId="77777777" w:rsidR="00A0479E" w:rsidRDefault="00CB6551">
          <w:pPr>
            <w:pStyle w:val="TOC2"/>
            <w:tabs>
              <w:tab w:val="right" w:leader="dot" w:pos="9061"/>
            </w:tabs>
            <w:rPr>
              <w:noProof/>
              <w:szCs w:val="20"/>
              <w:lang w:eastAsia="en-GB" w:bidi="hi-IN"/>
            </w:rPr>
          </w:pPr>
          <w:hyperlink w:anchor="_Toc500421545" w:history="1">
            <w:r w:rsidR="00A0479E" w:rsidRPr="007645E2">
              <w:rPr>
                <w:rStyle w:val="Hyperlink"/>
                <w:noProof/>
              </w:rPr>
              <w:t>Making the device Visible/Discoverable</w:t>
            </w:r>
            <w:r w:rsidR="00A0479E">
              <w:rPr>
                <w:noProof/>
                <w:webHidden/>
              </w:rPr>
              <w:tab/>
            </w:r>
            <w:r w:rsidR="00A0479E">
              <w:rPr>
                <w:noProof/>
                <w:webHidden/>
              </w:rPr>
              <w:fldChar w:fldCharType="begin"/>
            </w:r>
            <w:r w:rsidR="00A0479E">
              <w:rPr>
                <w:noProof/>
                <w:webHidden/>
              </w:rPr>
              <w:instrText xml:space="preserve"> PAGEREF _Toc500421545 \h </w:instrText>
            </w:r>
            <w:r w:rsidR="00A0479E">
              <w:rPr>
                <w:noProof/>
                <w:webHidden/>
              </w:rPr>
            </w:r>
            <w:r w:rsidR="00A0479E">
              <w:rPr>
                <w:noProof/>
                <w:webHidden/>
              </w:rPr>
              <w:fldChar w:fldCharType="separate"/>
            </w:r>
            <w:r w:rsidR="00A0479E">
              <w:rPr>
                <w:noProof/>
                <w:webHidden/>
              </w:rPr>
              <w:t>17</w:t>
            </w:r>
            <w:r w:rsidR="00A0479E">
              <w:rPr>
                <w:noProof/>
                <w:webHidden/>
              </w:rPr>
              <w:fldChar w:fldCharType="end"/>
            </w:r>
          </w:hyperlink>
        </w:p>
        <w:p w14:paraId="6632D5F6" w14:textId="77777777" w:rsidR="00A0479E" w:rsidRDefault="00CB6551">
          <w:pPr>
            <w:pStyle w:val="TOC2"/>
            <w:tabs>
              <w:tab w:val="right" w:leader="dot" w:pos="9061"/>
            </w:tabs>
            <w:rPr>
              <w:noProof/>
              <w:szCs w:val="20"/>
              <w:lang w:eastAsia="en-GB" w:bidi="hi-IN"/>
            </w:rPr>
          </w:pPr>
          <w:hyperlink w:anchor="_Toc500421546" w:history="1">
            <w:r w:rsidR="00A0479E" w:rsidRPr="007645E2">
              <w:rPr>
                <w:rStyle w:val="Hyperlink"/>
                <w:noProof/>
              </w:rPr>
              <w:t>Pairing devices</w:t>
            </w:r>
            <w:r w:rsidR="00A0479E">
              <w:rPr>
                <w:noProof/>
                <w:webHidden/>
              </w:rPr>
              <w:tab/>
            </w:r>
            <w:r w:rsidR="00A0479E">
              <w:rPr>
                <w:noProof/>
                <w:webHidden/>
              </w:rPr>
              <w:fldChar w:fldCharType="begin"/>
            </w:r>
            <w:r w:rsidR="00A0479E">
              <w:rPr>
                <w:noProof/>
                <w:webHidden/>
              </w:rPr>
              <w:instrText xml:space="preserve"> PAGEREF _Toc500421546 \h </w:instrText>
            </w:r>
            <w:r w:rsidR="00A0479E">
              <w:rPr>
                <w:noProof/>
                <w:webHidden/>
              </w:rPr>
            </w:r>
            <w:r w:rsidR="00A0479E">
              <w:rPr>
                <w:noProof/>
                <w:webHidden/>
              </w:rPr>
              <w:fldChar w:fldCharType="separate"/>
            </w:r>
            <w:r w:rsidR="00A0479E">
              <w:rPr>
                <w:noProof/>
                <w:webHidden/>
              </w:rPr>
              <w:t>17</w:t>
            </w:r>
            <w:r w:rsidR="00A0479E">
              <w:rPr>
                <w:noProof/>
                <w:webHidden/>
              </w:rPr>
              <w:fldChar w:fldCharType="end"/>
            </w:r>
          </w:hyperlink>
        </w:p>
        <w:p w14:paraId="4747197B" w14:textId="77777777" w:rsidR="00A0479E" w:rsidRDefault="00CB6551">
          <w:pPr>
            <w:pStyle w:val="TOC2"/>
            <w:tabs>
              <w:tab w:val="right" w:leader="dot" w:pos="9061"/>
            </w:tabs>
            <w:rPr>
              <w:noProof/>
              <w:szCs w:val="20"/>
              <w:lang w:eastAsia="en-GB" w:bidi="hi-IN"/>
            </w:rPr>
          </w:pPr>
          <w:hyperlink w:anchor="_Toc500421547" w:history="1">
            <w:r w:rsidR="00A0479E" w:rsidRPr="007645E2">
              <w:rPr>
                <w:rStyle w:val="Hyperlink"/>
                <w:noProof/>
              </w:rPr>
              <w:t>Copying via Bluetooth</w:t>
            </w:r>
            <w:r w:rsidR="00A0479E">
              <w:rPr>
                <w:noProof/>
                <w:webHidden/>
              </w:rPr>
              <w:tab/>
            </w:r>
            <w:r w:rsidR="00A0479E">
              <w:rPr>
                <w:noProof/>
                <w:webHidden/>
              </w:rPr>
              <w:fldChar w:fldCharType="begin"/>
            </w:r>
            <w:r w:rsidR="00A0479E">
              <w:rPr>
                <w:noProof/>
                <w:webHidden/>
              </w:rPr>
              <w:instrText xml:space="preserve"> PAGEREF _Toc500421547 \h </w:instrText>
            </w:r>
            <w:r w:rsidR="00A0479E">
              <w:rPr>
                <w:noProof/>
                <w:webHidden/>
              </w:rPr>
            </w:r>
            <w:r w:rsidR="00A0479E">
              <w:rPr>
                <w:noProof/>
                <w:webHidden/>
              </w:rPr>
              <w:fldChar w:fldCharType="separate"/>
            </w:r>
            <w:r w:rsidR="00A0479E">
              <w:rPr>
                <w:noProof/>
                <w:webHidden/>
              </w:rPr>
              <w:t>18</w:t>
            </w:r>
            <w:r w:rsidR="00A0479E">
              <w:rPr>
                <w:noProof/>
                <w:webHidden/>
              </w:rPr>
              <w:fldChar w:fldCharType="end"/>
            </w:r>
          </w:hyperlink>
        </w:p>
        <w:p w14:paraId="0DA958BB" w14:textId="77777777" w:rsidR="00A0479E" w:rsidRDefault="00CB6551">
          <w:pPr>
            <w:pStyle w:val="TOC1"/>
            <w:tabs>
              <w:tab w:val="right" w:leader="dot" w:pos="9061"/>
            </w:tabs>
            <w:rPr>
              <w:noProof/>
              <w:szCs w:val="20"/>
              <w:lang w:eastAsia="en-GB" w:bidi="hi-IN"/>
            </w:rPr>
          </w:pPr>
          <w:hyperlink w:anchor="_Toc500421548" w:history="1">
            <w:r w:rsidR="00A0479E" w:rsidRPr="007645E2">
              <w:rPr>
                <w:rStyle w:val="Hyperlink"/>
                <w:noProof/>
              </w:rPr>
              <w:t>Changing ODK Options</w:t>
            </w:r>
            <w:r w:rsidR="00A0479E">
              <w:rPr>
                <w:noProof/>
                <w:webHidden/>
              </w:rPr>
              <w:tab/>
            </w:r>
            <w:r w:rsidR="00A0479E">
              <w:rPr>
                <w:noProof/>
                <w:webHidden/>
              </w:rPr>
              <w:fldChar w:fldCharType="begin"/>
            </w:r>
            <w:r w:rsidR="00A0479E">
              <w:rPr>
                <w:noProof/>
                <w:webHidden/>
              </w:rPr>
              <w:instrText xml:space="preserve"> PAGEREF _Toc500421548 \h </w:instrText>
            </w:r>
            <w:r w:rsidR="00A0479E">
              <w:rPr>
                <w:noProof/>
                <w:webHidden/>
              </w:rPr>
            </w:r>
            <w:r w:rsidR="00A0479E">
              <w:rPr>
                <w:noProof/>
                <w:webHidden/>
              </w:rPr>
              <w:fldChar w:fldCharType="separate"/>
            </w:r>
            <w:r w:rsidR="00A0479E">
              <w:rPr>
                <w:noProof/>
                <w:webHidden/>
              </w:rPr>
              <w:t>19</w:t>
            </w:r>
            <w:r w:rsidR="00A0479E">
              <w:rPr>
                <w:noProof/>
                <w:webHidden/>
              </w:rPr>
              <w:fldChar w:fldCharType="end"/>
            </w:r>
          </w:hyperlink>
        </w:p>
        <w:p w14:paraId="34BDB7A1" w14:textId="77777777" w:rsidR="00A0479E" w:rsidRDefault="00CB6551">
          <w:pPr>
            <w:pStyle w:val="TOC2"/>
            <w:tabs>
              <w:tab w:val="right" w:leader="dot" w:pos="9061"/>
            </w:tabs>
            <w:rPr>
              <w:noProof/>
              <w:szCs w:val="20"/>
              <w:lang w:eastAsia="en-GB" w:bidi="hi-IN"/>
            </w:rPr>
          </w:pPr>
          <w:hyperlink w:anchor="_Toc500421549" w:history="1">
            <w:r w:rsidR="00A0479E" w:rsidRPr="007645E2">
              <w:rPr>
                <w:rStyle w:val="Hyperlink"/>
                <w:noProof/>
              </w:rPr>
              <w:t>Hiding Buttons on the Main Menu</w:t>
            </w:r>
            <w:r w:rsidR="00A0479E">
              <w:rPr>
                <w:noProof/>
                <w:webHidden/>
              </w:rPr>
              <w:tab/>
            </w:r>
            <w:r w:rsidR="00A0479E">
              <w:rPr>
                <w:noProof/>
                <w:webHidden/>
              </w:rPr>
              <w:fldChar w:fldCharType="begin"/>
            </w:r>
            <w:r w:rsidR="00A0479E">
              <w:rPr>
                <w:noProof/>
                <w:webHidden/>
              </w:rPr>
              <w:instrText xml:space="preserve"> PAGEREF _Toc500421549 \h </w:instrText>
            </w:r>
            <w:r w:rsidR="00A0479E">
              <w:rPr>
                <w:noProof/>
                <w:webHidden/>
              </w:rPr>
            </w:r>
            <w:r w:rsidR="00A0479E">
              <w:rPr>
                <w:noProof/>
                <w:webHidden/>
              </w:rPr>
              <w:fldChar w:fldCharType="separate"/>
            </w:r>
            <w:r w:rsidR="00A0479E">
              <w:rPr>
                <w:noProof/>
                <w:webHidden/>
              </w:rPr>
              <w:t>19</w:t>
            </w:r>
            <w:r w:rsidR="00A0479E">
              <w:rPr>
                <w:noProof/>
                <w:webHidden/>
              </w:rPr>
              <w:fldChar w:fldCharType="end"/>
            </w:r>
          </w:hyperlink>
        </w:p>
        <w:p w14:paraId="6D3A7014" w14:textId="77777777" w:rsidR="00A0479E" w:rsidRDefault="00CB6551">
          <w:pPr>
            <w:pStyle w:val="TOC3"/>
            <w:tabs>
              <w:tab w:val="right" w:leader="dot" w:pos="9061"/>
            </w:tabs>
            <w:rPr>
              <w:noProof/>
              <w:szCs w:val="20"/>
              <w:lang w:eastAsia="en-GB" w:bidi="hi-IN"/>
            </w:rPr>
          </w:pPr>
          <w:hyperlink w:anchor="_Toc500421550" w:history="1">
            <w:r w:rsidR="00A0479E" w:rsidRPr="007645E2">
              <w:rPr>
                <w:rStyle w:val="Hyperlink"/>
                <w:noProof/>
              </w:rPr>
              <w:t>Changing General Settings Options</w:t>
            </w:r>
            <w:r w:rsidR="00A0479E">
              <w:rPr>
                <w:noProof/>
                <w:webHidden/>
              </w:rPr>
              <w:tab/>
            </w:r>
            <w:r w:rsidR="00A0479E">
              <w:rPr>
                <w:noProof/>
                <w:webHidden/>
              </w:rPr>
              <w:fldChar w:fldCharType="begin"/>
            </w:r>
            <w:r w:rsidR="00A0479E">
              <w:rPr>
                <w:noProof/>
                <w:webHidden/>
              </w:rPr>
              <w:instrText xml:space="preserve"> PAGEREF _Toc500421550 \h </w:instrText>
            </w:r>
            <w:r w:rsidR="00A0479E">
              <w:rPr>
                <w:noProof/>
                <w:webHidden/>
              </w:rPr>
            </w:r>
            <w:r w:rsidR="00A0479E">
              <w:rPr>
                <w:noProof/>
                <w:webHidden/>
              </w:rPr>
              <w:fldChar w:fldCharType="separate"/>
            </w:r>
            <w:r w:rsidR="00A0479E">
              <w:rPr>
                <w:noProof/>
                <w:webHidden/>
              </w:rPr>
              <w:t>20</w:t>
            </w:r>
            <w:r w:rsidR="00A0479E">
              <w:rPr>
                <w:noProof/>
                <w:webHidden/>
              </w:rPr>
              <w:fldChar w:fldCharType="end"/>
            </w:r>
          </w:hyperlink>
        </w:p>
        <w:p w14:paraId="75EAB23D" w14:textId="77777777" w:rsidR="00A0479E" w:rsidRDefault="00CB6551">
          <w:pPr>
            <w:pStyle w:val="TOC2"/>
            <w:tabs>
              <w:tab w:val="right" w:leader="dot" w:pos="9061"/>
            </w:tabs>
            <w:rPr>
              <w:noProof/>
              <w:szCs w:val="20"/>
              <w:lang w:eastAsia="en-GB" w:bidi="hi-IN"/>
            </w:rPr>
          </w:pPr>
          <w:hyperlink w:anchor="_Toc500421551" w:history="1">
            <w:r w:rsidR="00A0479E" w:rsidRPr="007645E2">
              <w:rPr>
                <w:rStyle w:val="Hyperlink"/>
                <w:noProof/>
              </w:rPr>
              <w:t>Changing Form Entry Items</w:t>
            </w:r>
            <w:r w:rsidR="00A0479E">
              <w:rPr>
                <w:noProof/>
                <w:webHidden/>
              </w:rPr>
              <w:tab/>
            </w:r>
            <w:r w:rsidR="00A0479E">
              <w:rPr>
                <w:noProof/>
                <w:webHidden/>
              </w:rPr>
              <w:fldChar w:fldCharType="begin"/>
            </w:r>
            <w:r w:rsidR="00A0479E">
              <w:rPr>
                <w:noProof/>
                <w:webHidden/>
              </w:rPr>
              <w:instrText xml:space="preserve"> PAGEREF _Toc500421551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47C4BB7B" w14:textId="77777777" w:rsidR="00A0479E" w:rsidRDefault="00CB6551">
          <w:pPr>
            <w:pStyle w:val="TOC1"/>
            <w:tabs>
              <w:tab w:val="right" w:leader="dot" w:pos="9061"/>
            </w:tabs>
            <w:rPr>
              <w:noProof/>
              <w:szCs w:val="20"/>
              <w:lang w:eastAsia="en-GB" w:bidi="hi-IN"/>
            </w:rPr>
          </w:pPr>
          <w:hyperlink w:anchor="_Toc500421552" w:history="1">
            <w:r w:rsidR="00A0479E" w:rsidRPr="007645E2">
              <w:rPr>
                <w:rStyle w:val="Hyperlink"/>
                <w:noProof/>
              </w:rPr>
              <w:t>Uploading Finalised and Checked forms to the server</w:t>
            </w:r>
            <w:r w:rsidR="00A0479E">
              <w:rPr>
                <w:noProof/>
                <w:webHidden/>
              </w:rPr>
              <w:tab/>
            </w:r>
            <w:r w:rsidR="00A0479E">
              <w:rPr>
                <w:noProof/>
                <w:webHidden/>
              </w:rPr>
              <w:fldChar w:fldCharType="begin"/>
            </w:r>
            <w:r w:rsidR="00A0479E">
              <w:rPr>
                <w:noProof/>
                <w:webHidden/>
              </w:rPr>
              <w:instrText xml:space="preserve"> PAGEREF _Toc500421552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6159381F" w14:textId="77777777" w:rsidR="00A0479E" w:rsidRDefault="00CB6551">
          <w:pPr>
            <w:pStyle w:val="TOC1"/>
            <w:tabs>
              <w:tab w:val="right" w:leader="dot" w:pos="9061"/>
            </w:tabs>
            <w:rPr>
              <w:noProof/>
              <w:szCs w:val="20"/>
              <w:lang w:eastAsia="en-GB" w:bidi="hi-IN"/>
            </w:rPr>
          </w:pPr>
          <w:hyperlink w:anchor="_Toc500421553" w:history="1">
            <w:r w:rsidR="00A0479E" w:rsidRPr="007645E2">
              <w:rPr>
                <w:rStyle w:val="Hyperlink"/>
                <w:noProof/>
              </w:rPr>
              <w:t>Downloading Revised ODK form</w:t>
            </w:r>
            <w:r w:rsidR="00A0479E">
              <w:rPr>
                <w:noProof/>
                <w:webHidden/>
              </w:rPr>
              <w:tab/>
            </w:r>
            <w:r w:rsidR="00A0479E">
              <w:rPr>
                <w:noProof/>
                <w:webHidden/>
              </w:rPr>
              <w:fldChar w:fldCharType="begin"/>
            </w:r>
            <w:r w:rsidR="00A0479E">
              <w:rPr>
                <w:noProof/>
                <w:webHidden/>
              </w:rPr>
              <w:instrText xml:space="preserve"> PAGEREF _Toc500421553 \h </w:instrText>
            </w:r>
            <w:r w:rsidR="00A0479E">
              <w:rPr>
                <w:noProof/>
                <w:webHidden/>
              </w:rPr>
            </w:r>
            <w:r w:rsidR="00A0479E">
              <w:rPr>
                <w:noProof/>
                <w:webHidden/>
              </w:rPr>
              <w:fldChar w:fldCharType="separate"/>
            </w:r>
            <w:r w:rsidR="00A0479E">
              <w:rPr>
                <w:noProof/>
                <w:webHidden/>
              </w:rPr>
              <w:t>21</w:t>
            </w:r>
            <w:r w:rsidR="00A0479E">
              <w:rPr>
                <w:noProof/>
                <w:webHidden/>
              </w:rPr>
              <w:fldChar w:fldCharType="end"/>
            </w:r>
          </w:hyperlink>
        </w:p>
        <w:p w14:paraId="6DC9F896" w14:textId="018F288A" w:rsidR="000F6C71" w:rsidRPr="00A35B9A" w:rsidRDefault="000F6C71" w:rsidP="00A35B9A">
          <w:pPr>
            <w:pStyle w:val="TOC3"/>
            <w:tabs>
              <w:tab w:val="right" w:leader="dot" w:pos="9061"/>
            </w:tabs>
            <w:spacing w:after="60"/>
          </w:pPr>
          <w:r w:rsidRPr="004C61F8">
            <w:rPr>
              <w:b/>
              <w:bCs/>
              <w:noProof/>
            </w:rPr>
            <w:fldChar w:fldCharType="end"/>
          </w:r>
        </w:p>
      </w:sdtContent>
    </w:sdt>
    <w:p w14:paraId="7296739B" w14:textId="77777777" w:rsidR="00AF6A78" w:rsidRDefault="00AF6A78" w:rsidP="001A14F8">
      <w:pPr>
        <w:pStyle w:val="Title"/>
        <w:sectPr w:rsidR="00AF6A78" w:rsidSect="00ED2A04">
          <w:headerReference w:type="default" r:id="rId12"/>
          <w:footerReference w:type="default" r:id="rId13"/>
          <w:headerReference w:type="first" r:id="rId14"/>
          <w:footerReference w:type="first" r:id="rId15"/>
          <w:pgSz w:w="11907" w:h="16839" w:code="9"/>
          <w:pgMar w:top="527" w:right="1418" w:bottom="1134" w:left="1418" w:header="567" w:footer="318" w:gutter="0"/>
          <w:cols w:space="720"/>
          <w:titlePg/>
          <w:docGrid w:linePitch="360"/>
        </w:sectPr>
      </w:pPr>
    </w:p>
    <w:p w14:paraId="39183690" w14:textId="24DAA270" w:rsidR="001A14F8" w:rsidRDefault="001A14F8" w:rsidP="001A14F8">
      <w:pPr>
        <w:pStyle w:val="Title"/>
      </w:pPr>
      <w:r>
        <w:lastRenderedPageBreak/>
        <w:t>Fieldworker Section</w:t>
      </w:r>
    </w:p>
    <w:p w14:paraId="545173B2" w14:textId="4244BB08" w:rsidR="006E6C22" w:rsidRDefault="001A14F8" w:rsidP="001A14F8">
      <w:pPr>
        <w:pStyle w:val="Heading1"/>
      </w:pPr>
      <w:bookmarkStart w:id="1" w:name="_Toc500421512"/>
      <w:r>
        <w:t>Introduction to Fieldworker Section</w:t>
      </w:r>
      <w:bookmarkEnd w:id="1"/>
    </w:p>
    <w:p w14:paraId="7870E896" w14:textId="1F181FD9" w:rsidR="006E6C22" w:rsidRPr="006E6C22" w:rsidRDefault="006E6C22" w:rsidP="006E6C22">
      <w:r>
        <w:t>This example manual is derived from a training manual used on a research project in which survey data was collected using ODK (Open Data Kit) on hand-held devices.</w:t>
      </w:r>
      <w:r w:rsidR="009366A0">
        <w:t xml:space="preserve">  We have indicated places in this manual where a screenshot of the mobile device would be useful.</w:t>
      </w:r>
    </w:p>
    <w:p w14:paraId="09BC55B6" w14:textId="639888EE" w:rsidR="00C87D69" w:rsidRPr="004C61F8" w:rsidRDefault="00053A42" w:rsidP="001A14F8">
      <w:pPr>
        <w:pStyle w:val="Heading1"/>
      </w:pPr>
      <w:bookmarkStart w:id="2" w:name="_Toc500421513"/>
      <w:r w:rsidRPr="004C61F8">
        <w:t xml:space="preserve">Using ODK Collect on the Android Device – for </w:t>
      </w:r>
      <w:r w:rsidR="00C54D2D" w:rsidRPr="004C61F8">
        <w:t xml:space="preserve">All </w:t>
      </w:r>
      <w:r w:rsidRPr="004C61F8">
        <w:t>Field Staff</w:t>
      </w:r>
      <w:bookmarkEnd w:id="2"/>
    </w:p>
    <w:p w14:paraId="3DF2DA57" w14:textId="612A5D46" w:rsidR="00CB6551" w:rsidRDefault="00053A42" w:rsidP="00F34DED">
      <w:pPr>
        <w:rPr>
          <w:ins w:id="3" w:author="Dave Mills" w:date="2018-03-06T17:46:00Z"/>
        </w:rPr>
      </w:pPr>
      <w:r>
        <w:t xml:space="preserve">Data collection will be conducted using the Android device you will be issued with at the start of the training. Please ensure that you take good care of the Android device. Your </w:t>
      </w:r>
      <w:r w:rsidR="00A01673">
        <w:t>team supervisor</w:t>
      </w:r>
      <w:r>
        <w:t xml:space="preserve"> may require the devices to be handed in for safety at the end of each day – this is dependent on the </w:t>
      </w:r>
      <w:r w:rsidR="00A01673">
        <w:t xml:space="preserve">specific </w:t>
      </w:r>
      <w:r>
        <w:t>project</w:t>
      </w:r>
      <w:r w:rsidR="00A01673">
        <w:t xml:space="preserve"> protocol</w:t>
      </w:r>
      <w:r>
        <w:t>.</w:t>
      </w:r>
      <w:ins w:id="4" w:author="Dave Mills" w:date="2018-03-06T17:46:00Z">
        <w:r w:rsidR="00CB6551">
          <w:t xml:space="preserve">  The process of setting up ODK Collect depends on the exact protocols being used in your project. There are 2 options:</w:t>
        </w:r>
      </w:ins>
    </w:p>
    <w:p w14:paraId="5757CD84" w14:textId="122EA2F4" w:rsidR="00CB6551" w:rsidRDefault="00F34DED" w:rsidP="00CB6551">
      <w:pPr>
        <w:pStyle w:val="Heading3"/>
        <w:pPrChange w:id="5" w:author="Dave Mills" w:date="2018-03-06T17:46:00Z">
          <w:pPr/>
        </w:pPrChange>
      </w:pPr>
      <w:ins w:id="6" w:author="Dave Mills" w:date="2018-03-06T17:49:00Z">
        <w:r>
          <w:t>If</w:t>
        </w:r>
      </w:ins>
      <w:ins w:id="7" w:author="Dave Mills" w:date="2018-03-06T17:46:00Z">
        <w:r w:rsidR="00CB6551">
          <w:t xml:space="preserve"> your supervisor sets up ODK collect:</w:t>
        </w:r>
      </w:ins>
    </w:p>
    <w:p w14:paraId="41935253" w14:textId="5FB22E5B" w:rsidR="00F34DED" w:rsidRDefault="004C61F8" w:rsidP="004C61F8">
      <w:pPr>
        <w:rPr>
          <w:ins w:id="8" w:author="Dave Mills" w:date="2018-03-06T17:47:00Z"/>
        </w:rPr>
      </w:pPr>
      <w:r>
        <w:t xml:space="preserve">The ODK collect app will be present on your main home screen. Tap the symbol </w:t>
      </w:r>
      <w:r w:rsidR="00CB6551">
        <w:rPr>
          <w:noProof/>
        </w:rPr>
        <w:drawing>
          <wp:inline distT="0" distB="0" distL="0" distR="0" wp14:anchorId="7B0107AC" wp14:editId="1162E648">
            <wp:extent cx="306932" cy="3069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m_flPlqE9ZW3HN8L_a3w9WPHI4eTNJrHbe2CANRrVu78Gvj1snBffE_AsITF547Uo1Q=w300.png"/>
                    <pic:cNvPicPr/>
                  </pic:nvPicPr>
                  <pic:blipFill>
                    <a:blip r:embed="rId16"/>
                    <a:stretch>
                      <a:fillRect/>
                    </a:stretch>
                  </pic:blipFill>
                  <pic:spPr>
                    <a:xfrm>
                      <a:off x="0" y="0"/>
                      <a:ext cx="341438" cy="341438"/>
                    </a:xfrm>
                    <a:prstGeom prst="rect">
                      <a:avLst/>
                    </a:prstGeom>
                  </pic:spPr>
                </pic:pic>
              </a:graphicData>
            </a:graphic>
          </wp:inline>
        </w:drawing>
      </w:r>
      <w:r>
        <w:t xml:space="preserve">  to open the app. The form (questionnaire) will already be loaded and the phone set to connect to your project’s server. Your field supervisor will manage any requirement to load new forms from the server. </w:t>
      </w:r>
    </w:p>
    <w:p w14:paraId="6F95B270" w14:textId="17F12A76" w:rsidR="00F34DED" w:rsidRDefault="00F34DED" w:rsidP="00F34DED">
      <w:pPr>
        <w:pStyle w:val="Heading3"/>
        <w:rPr>
          <w:ins w:id="9" w:author="Dave Mills" w:date="2018-03-06T17:47:00Z"/>
        </w:rPr>
        <w:pPrChange w:id="10" w:author="Dave Mills" w:date="2018-03-06T17:48:00Z">
          <w:pPr/>
        </w:pPrChange>
      </w:pPr>
      <w:ins w:id="11" w:author="Dave Mills" w:date="2018-03-06T17:47:00Z">
        <w:r>
          <w:t xml:space="preserve">If you need to sign in with your own account: </w:t>
        </w:r>
      </w:ins>
    </w:p>
    <w:p w14:paraId="5FE14413" w14:textId="5EC96130" w:rsidR="00F34DED" w:rsidRDefault="00F34DED" w:rsidP="004C61F8">
      <w:pPr>
        <w:rPr>
          <w:ins w:id="12" w:author="Dave Mills" w:date="2018-03-06T17:49:00Z"/>
        </w:rPr>
      </w:pPr>
      <w:ins w:id="13" w:author="Dave Mills" w:date="2018-03-06T17:47:00Z">
        <w:r>
          <w:t xml:space="preserve">If you have been given an account on the ODK </w:t>
        </w:r>
      </w:ins>
      <w:ins w:id="14" w:author="Dave Mills" w:date="2018-03-06T17:48:00Z">
        <w:r>
          <w:t>server</w:t>
        </w:r>
      </w:ins>
      <w:ins w:id="15" w:author="Dave Mills" w:date="2018-03-06T17:47:00Z">
        <w:r>
          <w:t xml:space="preserve"> being used (e.g. </w:t>
        </w:r>
        <w:proofErr w:type="spellStart"/>
        <w:r>
          <w:t>Kobotools</w:t>
        </w:r>
        <w:proofErr w:type="spellEnd"/>
        <w:r>
          <w:t>, Ona.io</w:t>
        </w:r>
      </w:ins>
      <w:ins w:id="16" w:author="Dave Mills" w:date="2018-03-06T17:48:00Z">
        <w:r>
          <w:t xml:space="preserve">, </w:t>
        </w:r>
        <w:proofErr w:type="spellStart"/>
        <w:r>
          <w:t>SurveyCTO</w:t>
        </w:r>
        <w:proofErr w:type="spellEnd"/>
        <w:r>
          <w:t xml:space="preserve">), you will need to provide your credentials to allow ODK Collect to communicate with the server. </w:t>
        </w:r>
      </w:ins>
      <w:ins w:id="17" w:author="Dave Mills" w:date="2018-03-06T17:49:00Z">
        <w:r>
          <w:t>Follow the following steps to link ODK Collect to your account and enable data collection:</w:t>
        </w:r>
      </w:ins>
    </w:p>
    <w:p w14:paraId="3A4CA9B9" w14:textId="3C5D7B37" w:rsidR="00F34DED" w:rsidRDefault="00F34DED" w:rsidP="004C61F8">
      <w:pPr>
        <w:rPr>
          <w:ins w:id="18" w:author="Dave Mills" w:date="2018-03-06T17:49:00Z"/>
        </w:rPr>
      </w:pPr>
      <w:ins w:id="19" w:author="Dave Mills" w:date="2018-03-06T17:49:00Z">
        <w:r>
          <w:t>(updated for ODK Collect v1.13.0)</w:t>
        </w:r>
      </w:ins>
    </w:p>
    <w:p w14:paraId="694CB715" w14:textId="226A635E" w:rsidR="00F34DED" w:rsidRDefault="00F34DED" w:rsidP="00F34DED">
      <w:pPr>
        <w:pStyle w:val="ListParagraph"/>
        <w:numPr>
          <w:ilvl w:val="0"/>
          <w:numId w:val="26"/>
        </w:numPr>
        <w:rPr>
          <w:ins w:id="20" w:author="Dave Mills" w:date="2018-03-06T17:50:00Z"/>
        </w:rPr>
        <w:pPrChange w:id="21" w:author="Dave Mills" w:date="2018-03-06T17:50:00Z">
          <w:pPr/>
        </w:pPrChange>
      </w:pPr>
      <w:ins w:id="22" w:author="Dave Mills" w:date="2018-03-06T17:50:00Z">
        <w:r>
          <w:t>Open ODK Collect, then tap the 3-dot menu button in the top-right of the screen and go to “General Settings”</w:t>
        </w:r>
      </w:ins>
    </w:p>
    <w:p w14:paraId="6672CE69" w14:textId="159E3F3D" w:rsidR="00F34DED" w:rsidRDefault="00F34DED" w:rsidP="00F34DED">
      <w:pPr>
        <w:pStyle w:val="ListParagraph"/>
        <w:numPr>
          <w:ilvl w:val="0"/>
          <w:numId w:val="26"/>
        </w:numPr>
        <w:rPr>
          <w:ins w:id="23" w:author="Dave Mills" w:date="2018-03-06T17:51:00Z"/>
        </w:rPr>
        <w:pPrChange w:id="24" w:author="Dave Mills" w:date="2018-03-06T17:50:00Z">
          <w:pPr/>
        </w:pPrChange>
      </w:pPr>
      <w:ins w:id="25" w:author="Dave Mills" w:date="2018-03-06T17:50:00Z">
        <w:r>
          <w:t>Go to “Server</w:t>
        </w:r>
      </w:ins>
      <w:ins w:id="26" w:author="Dave Mills" w:date="2018-03-06T17:51:00Z">
        <w:r>
          <w:t>”</w:t>
        </w:r>
      </w:ins>
    </w:p>
    <w:p w14:paraId="2F8BF3AE" w14:textId="062B5CC5" w:rsidR="00F34DED" w:rsidRDefault="00F34DED" w:rsidP="00F34DED">
      <w:pPr>
        <w:pStyle w:val="ListParagraph"/>
        <w:numPr>
          <w:ilvl w:val="0"/>
          <w:numId w:val="26"/>
        </w:numPr>
        <w:rPr>
          <w:ins w:id="27" w:author="Dave Mills" w:date="2018-03-06T17:54:00Z"/>
        </w:rPr>
        <w:pPrChange w:id="28" w:author="Dave Mills" w:date="2018-03-06T17:54:00Z">
          <w:pPr/>
        </w:pPrChange>
      </w:pPr>
      <w:ins w:id="29" w:author="Dave Mills" w:date="2018-03-06T17:52:00Z">
        <w:r>
          <w:t xml:space="preserve">Enter the server </w:t>
        </w:r>
        <w:proofErr w:type="spellStart"/>
        <w:r>
          <w:t>url</w:t>
        </w:r>
        <w:proofErr w:type="spellEnd"/>
        <w:r>
          <w:t xml:space="preserve"> (including the https:// ), your username and password into the fields. You will have been given these details by your supervisor. </w:t>
        </w:r>
      </w:ins>
    </w:p>
    <w:p w14:paraId="48929468" w14:textId="6F371581" w:rsidR="00F34DED" w:rsidRDefault="00F34DED" w:rsidP="00F34DED">
      <w:pPr>
        <w:pStyle w:val="ListParagraph"/>
        <w:numPr>
          <w:ilvl w:val="0"/>
          <w:numId w:val="26"/>
        </w:numPr>
        <w:rPr>
          <w:ins w:id="30" w:author="Dave Mills" w:date="2018-03-06T17:55:00Z"/>
        </w:rPr>
        <w:pPrChange w:id="31" w:author="Dave Mills" w:date="2018-03-06T17:54:00Z">
          <w:pPr/>
        </w:pPrChange>
      </w:pPr>
      <w:ins w:id="32" w:author="Dave Mills" w:date="2018-03-06T17:54:00Z">
        <w:r>
          <w:t xml:space="preserve">Check you can connect to the server by going back to the start menu and tapping “Get Blank Form”. If the server details are correct, </w:t>
        </w:r>
      </w:ins>
      <w:ins w:id="33" w:author="Dave Mills" w:date="2018-03-06T17:55:00Z">
        <w:r>
          <w:t xml:space="preserve">you will see the list of forms you have access to on the project server. </w:t>
        </w:r>
      </w:ins>
    </w:p>
    <w:p w14:paraId="2F40F146" w14:textId="1578B5D7" w:rsidR="00F34DED" w:rsidRDefault="00F34DED" w:rsidP="00F34DED">
      <w:pPr>
        <w:pStyle w:val="ListParagraph"/>
        <w:numPr>
          <w:ilvl w:val="0"/>
          <w:numId w:val="26"/>
        </w:numPr>
        <w:rPr>
          <w:ins w:id="34" w:author="Dave Mills" w:date="2018-03-06T17:56:00Z"/>
        </w:rPr>
        <w:pPrChange w:id="35" w:author="Dave Mills" w:date="2018-03-06T17:54:00Z">
          <w:pPr/>
        </w:pPrChange>
      </w:pPr>
      <w:ins w:id="36" w:author="Dave Mills" w:date="2018-03-06T17:55:00Z">
        <w:r>
          <w:t>Check that the displayed form name</w:t>
        </w:r>
      </w:ins>
      <w:ins w:id="37" w:author="Dave Mills" w:date="2018-03-06T17:56:00Z">
        <w:r>
          <w:t>s</w:t>
        </w:r>
      </w:ins>
      <w:ins w:id="38" w:author="Dave Mills" w:date="2018-03-06T17:55:00Z">
        <w:r>
          <w:t xml:space="preserve"> and IDs </w:t>
        </w:r>
      </w:ins>
      <w:ins w:id="39" w:author="Dave Mills" w:date="2018-03-06T17:56:00Z">
        <w:r>
          <w:t xml:space="preserve">are what you expect. </w:t>
        </w:r>
      </w:ins>
    </w:p>
    <w:p w14:paraId="655B65DF" w14:textId="3CC1805A" w:rsidR="00F34DED" w:rsidRDefault="00F34DED" w:rsidP="00F34DED">
      <w:pPr>
        <w:pStyle w:val="ListParagraph"/>
        <w:numPr>
          <w:ilvl w:val="0"/>
          <w:numId w:val="26"/>
        </w:numPr>
        <w:rPr>
          <w:ins w:id="40" w:author="Dave Mills" w:date="2018-03-06T17:56:00Z"/>
        </w:rPr>
        <w:pPrChange w:id="41" w:author="Dave Mills" w:date="2018-03-06T17:54:00Z">
          <w:pPr/>
        </w:pPrChange>
      </w:pPr>
      <w:ins w:id="42" w:author="Dave Mills" w:date="2018-03-06T17:56:00Z">
        <w:r>
          <w:t>Download the forms you require.</w:t>
        </w:r>
      </w:ins>
    </w:p>
    <w:p w14:paraId="6665D914" w14:textId="77777777" w:rsidR="00F34DED" w:rsidRDefault="00F34DED" w:rsidP="00F34DED">
      <w:pPr>
        <w:pPrChange w:id="43" w:author="Dave Mills" w:date="2018-03-06T17:56:00Z">
          <w:pPr/>
        </w:pPrChange>
      </w:pPr>
    </w:p>
    <w:p w14:paraId="7FA3088E" w14:textId="77777777" w:rsidR="00053A42" w:rsidRDefault="00053A42" w:rsidP="001A14F8">
      <w:pPr>
        <w:pStyle w:val="Heading1"/>
      </w:pPr>
      <w:bookmarkStart w:id="44" w:name="_Toc500421514"/>
      <w:r>
        <w:t>General Use of Android Device</w:t>
      </w:r>
      <w:bookmarkEnd w:id="44"/>
    </w:p>
    <w:p w14:paraId="2C8C32A3" w14:textId="77777777" w:rsidR="00053A42" w:rsidRPr="004C61F8" w:rsidRDefault="00053A42" w:rsidP="001A14F8">
      <w:pPr>
        <w:pStyle w:val="Heading2"/>
      </w:pPr>
      <w:bookmarkStart w:id="45" w:name="_Toc500421515"/>
      <w:r w:rsidRPr="004C61F8">
        <w:t>Navigation</w:t>
      </w:r>
      <w:bookmarkEnd w:id="45"/>
    </w:p>
    <w:p w14:paraId="197F6538" w14:textId="275B4BEE" w:rsidR="00053A42" w:rsidRDefault="006E6C22" w:rsidP="000826C8">
      <w:r>
        <w:t>When you open the form on the mobile device you will generally see a screen informing you that you are at the start of the survey</w:t>
      </w:r>
      <w:r w:rsidR="00652AF4">
        <w:t>. To move forward you should swipe from right to left and to move backwards to the previous question you should swipe f</w:t>
      </w:r>
      <w:r>
        <w:t>rom left to right as indicated on the device.</w:t>
      </w:r>
    </w:p>
    <w:p w14:paraId="73638A04" w14:textId="26D07A81" w:rsidR="008275AD" w:rsidRDefault="006E6C22" w:rsidP="000826C8">
      <w:r>
        <w:rPr>
          <w:noProof/>
          <w:lang w:eastAsia="en-GB" w:bidi="hi-IN"/>
        </w:rPr>
        <w:tab/>
        <w:t>&lt;Usefu</w:t>
      </w:r>
      <w:r w:rsidR="009366A0">
        <w:rPr>
          <w:noProof/>
          <w:lang w:eastAsia="en-GB" w:bidi="hi-IN"/>
        </w:rPr>
        <w:t>l to insert a screenshot at this point&gt;</w:t>
      </w:r>
    </w:p>
    <w:p w14:paraId="25A2DB35" w14:textId="428F0A45" w:rsidR="00A01673" w:rsidRPr="00B112EB" w:rsidRDefault="00A01673" w:rsidP="000826C8">
      <w:r>
        <w:lastRenderedPageBreak/>
        <w:t>The user can decide whether to navigate the form using swipes or using forward and backward buttons. This should be left up to the user to decide what they feel most comfortable with. Users who are not familiar with touch screen devices may prefer to use labelled buttons rather than horizontal swipes.</w:t>
      </w:r>
      <w:r w:rsidR="00B112EB">
        <w:t xml:space="preserve"> </w:t>
      </w:r>
    </w:p>
    <w:p w14:paraId="7BA3BB04" w14:textId="7C25A87E" w:rsidR="0046588E" w:rsidRDefault="000B198E" w:rsidP="000826C8">
      <w:r>
        <w:t xml:space="preserve">If using the horizontal swipe option, you may find that the screen moves forward when you are scrolling down a screen. Just move back again and make sure the scrolling down motion is as vertical as possible. </w:t>
      </w:r>
      <w:r w:rsidR="0046588E">
        <w:t>To switch between using swipes or using forward and backward buttons do the following:</w:t>
      </w:r>
    </w:p>
    <w:p w14:paraId="6CD3ED80" w14:textId="6E6C29AD" w:rsidR="0046588E" w:rsidRDefault="0046588E" w:rsidP="00C73FA2">
      <w:pPr>
        <w:pStyle w:val="ListParagraph"/>
        <w:numPr>
          <w:ilvl w:val="0"/>
          <w:numId w:val="9"/>
        </w:numPr>
      </w:pPr>
      <w:r>
        <w:t xml:space="preserve">Go to </w:t>
      </w:r>
      <w:r>
        <w:rPr>
          <w:b/>
          <w:bCs/>
        </w:rPr>
        <w:t>General Settings</w:t>
      </w:r>
      <w:r>
        <w:t xml:space="preserve"> </w:t>
      </w:r>
      <w:r w:rsidR="004C61F8">
        <w:t xml:space="preserve">(bottom right-hand side from the screen) </w:t>
      </w:r>
      <w:r>
        <w:t xml:space="preserve">and scroll down to the </w:t>
      </w:r>
      <w:r>
        <w:rPr>
          <w:b/>
          <w:bCs/>
        </w:rPr>
        <w:t xml:space="preserve">User Interface </w:t>
      </w:r>
      <w:r>
        <w:t>section</w:t>
      </w:r>
      <w:r w:rsidR="004C61F8">
        <w:t xml:space="preserve"> and select </w:t>
      </w:r>
      <w:r w:rsidR="004C61F8" w:rsidRPr="004C61F8">
        <w:rPr>
          <w:b/>
          <w:bCs/>
        </w:rPr>
        <w:t>Navigation</w:t>
      </w:r>
      <w:r>
        <w:t xml:space="preserve">. </w:t>
      </w:r>
    </w:p>
    <w:p w14:paraId="0DA99FFA" w14:textId="0315DA2F" w:rsidR="0046588E" w:rsidRDefault="0046588E" w:rsidP="00C73FA2">
      <w:pPr>
        <w:pStyle w:val="ListParagraph"/>
        <w:numPr>
          <w:ilvl w:val="0"/>
          <w:numId w:val="9"/>
        </w:numPr>
      </w:pPr>
      <w:r>
        <w:t>Select one of the following options:</w:t>
      </w:r>
    </w:p>
    <w:p w14:paraId="3F6AE667" w14:textId="12DE6B6F" w:rsidR="0046588E" w:rsidRDefault="0046588E" w:rsidP="00C73FA2">
      <w:pPr>
        <w:pStyle w:val="ListParagraph"/>
        <w:numPr>
          <w:ilvl w:val="1"/>
          <w:numId w:val="9"/>
        </w:numPr>
      </w:pPr>
      <w:r>
        <w:t>Use horizontal swipes</w:t>
      </w:r>
    </w:p>
    <w:p w14:paraId="785FEB9A" w14:textId="2DF50166" w:rsidR="0046588E" w:rsidRDefault="0046588E" w:rsidP="00C73FA2">
      <w:pPr>
        <w:pStyle w:val="ListParagraph"/>
        <w:numPr>
          <w:ilvl w:val="1"/>
          <w:numId w:val="9"/>
        </w:numPr>
      </w:pPr>
      <w:r>
        <w:t>Use forward/backward buttons</w:t>
      </w:r>
    </w:p>
    <w:p w14:paraId="79CC4EB9" w14:textId="5685D1C3" w:rsidR="0046588E" w:rsidRDefault="0046588E" w:rsidP="00C73FA2">
      <w:pPr>
        <w:pStyle w:val="ListParagraph"/>
        <w:numPr>
          <w:ilvl w:val="1"/>
          <w:numId w:val="9"/>
        </w:numPr>
      </w:pPr>
      <w:r>
        <w:t>Use swipes and buttons</w:t>
      </w:r>
    </w:p>
    <w:p w14:paraId="2B437900" w14:textId="7B8A86FE" w:rsidR="0046588E" w:rsidRDefault="0046588E" w:rsidP="000826C8">
      <w:r>
        <w:t xml:space="preserve">If using the forward/backward buttons they will appear at the bottom of the screen.  </w:t>
      </w:r>
    </w:p>
    <w:p w14:paraId="1598BE60" w14:textId="15015024" w:rsidR="004C61F8" w:rsidRDefault="004C61F8" w:rsidP="000826C8">
      <w:r>
        <w:t xml:space="preserve">The only other setting within this menu that you may change is the </w:t>
      </w:r>
      <w:r w:rsidRPr="004C61F8">
        <w:rPr>
          <w:b/>
          <w:bCs/>
        </w:rPr>
        <w:t>text font</w:t>
      </w:r>
      <w:r>
        <w:t xml:space="preserve"> size. DO NOT change any other settings.</w:t>
      </w:r>
    </w:p>
    <w:p w14:paraId="475ACC31" w14:textId="77777777" w:rsidR="00053A42" w:rsidRDefault="00053A42" w:rsidP="001A14F8">
      <w:pPr>
        <w:pStyle w:val="Heading2"/>
      </w:pPr>
      <w:bookmarkStart w:id="46" w:name="_Toc500421516"/>
      <w:r>
        <w:t>Battery Conservation</w:t>
      </w:r>
      <w:bookmarkEnd w:id="46"/>
    </w:p>
    <w:p w14:paraId="01584C25" w14:textId="4BBDE495" w:rsidR="00053A42" w:rsidRDefault="00053A42" w:rsidP="000826C8">
      <w:r>
        <w:t xml:space="preserve">The device’s battery should last for most of a day’s work. To help ensure the battery lasts the day, please ensure that the following are switched </w:t>
      </w:r>
      <w:r>
        <w:rPr>
          <w:b/>
        </w:rPr>
        <w:t xml:space="preserve">off </w:t>
      </w:r>
      <w:r>
        <w:t>during the day:</w:t>
      </w:r>
    </w:p>
    <w:p w14:paraId="336DE0D6" w14:textId="0489BE3B" w:rsidR="00053A42" w:rsidRDefault="00053A42" w:rsidP="00C73FA2">
      <w:pPr>
        <w:pStyle w:val="ListParagraph"/>
        <w:numPr>
          <w:ilvl w:val="0"/>
          <w:numId w:val="1"/>
        </w:numPr>
      </w:pPr>
      <w:r>
        <w:t>Wi</w:t>
      </w:r>
      <w:r w:rsidR="00B112EB">
        <w:t>-</w:t>
      </w:r>
      <w:r>
        <w:t>Fi</w:t>
      </w:r>
    </w:p>
    <w:p w14:paraId="195750D4" w14:textId="77777777" w:rsidR="00053A42" w:rsidRDefault="00053A42" w:rsidP="00C73FA2">
      <w:pPr>
        <w:pStyle w:val="ListParagraph"/>
        <w:numPr>
          <w:ilvl w:val="0"/>
          <w:numId w:val="1"/>
        </w:numPr>
      </w:pPr>
      <w:r>
        <w:t>Bluetooth</w:t>
      </w:r>
    </w:p>
    <w:p w14:paraId="45C4A740" w14:textId="77777777" w:rsidR="00053A42" w:rsidRDefault="00053A42" w:rsidP="00C73FA2">
      <w:pPr>
        <w:pStyle w:val="ListParagraph"/>
        <w:numPr>
          <w:ilvl w:val="0"/>
          <w:numId w:val="1"/>
        </w:numPr>
      </w:pPr>
      <w:r>
        <w:t>Data Network</w:t>
      </w:r>
    </w:p>
    <w:p w14:paraId="2451165C" w14:textId="7B5FA959" w:rsidR="00053A42" w:rsidRDefault="00053A42" w:rsidP="000826C8">
      <w:r>
        <w:t xml:space="preserve">It is helpful to leave GPS on during the day. When you first switch GPS on, it takes a while to pinpoint your location. For this reason, please switch on your GPS ~15-30 minutes before you begin the first </w:t>
      </w:r>
      <w:r w:rsidR="009366A0">
        <w:t>interview</w:t>
      </w:r>
      <w:r>
        <w:t xml:space="preserve"> of the day. </w:t>
      </w:r>
    </w:p>
    <w:p w14:paraId="55D389F5" w14:textId="4EF6F6E1" w:rsidR="00053A42" w:rsidRDefault="00053A42" w:rsidP="000826C8">
      <w:r>
        <w:t>During the first few days, you should monitor the device’s battery before and after each interview. If a device is below 50% after ½ the interviews for the day are complete, (or when you take your lunch-break), you should charge your phone during the lunch-break using</w:t>
      </w:r>
      <w:r w:rsidR="00D83B4A">
        <w:t>, in order of preference</w:t>
      </w:r>
      <w:r>
        <w:t>:</w:t>
      </w:r>
    </w:p>
    <w:p w14:paraId="2F60613C" w14:textId="77777777" w:rsidR="00053A42" w:rsidRDefault="00053A42" w:rsidP="00C73FA2">
      <w:pPr>
        <w:pStyle w:val="ListParagraph"/>
        <w:numPr>
          <w:ilvl w:val="0"/>
          <w:numId w:val="1"/>
        </w:numPr>
      </w:pPr>
      <w:r>
        <w:t>An available wall plug</w:t>
      </w:r>
    </w:p>
    <w:p w14:paraId="1F7EFD7C" w14:textId="77777777" w:rsidR="00053A42" w:rsidRDefault="00053A42" w:rsidP="00C73FA2">
      <w:pPr>
        <w:pStyle w:val="ListParagraph"/>
        <w:numPr>
          <w:ilvl w:val="0"/>
          <w:numId w:val="1"/>
        </w:numPr>
      </w:pPr>
      <w:r>
        <w:t>Your team’s in-car charger</w:t>
      </w:r>
    </w:p>
    <w:p w14:paraId="65CF4AD9" w14:textId="77777777" w:rsidR="00053A42" w:rsidRDefault="00053A42" w:rsidP="00C73FA2">
      <w:pPr>
        <w:pStyle w:val="ListParagraph"/>
        <w:numPr>
          <w:ilvl w:val="0"/>
          <w:numId w:val="1"/>
        </w:numPr>
      </w:pPr>
      <w:r>
        <w:t>Your portable battery pack</w:t>
      </w:r>
    </w:p>
    <w:p w14:paraId="5C7747A3" w14:textId="7369EBE7" w:rsidR="00053A42" w:rsidRDefault="00053A42" w:rsidP="000826C8">
      <w:r>
        <w:t xml:space="preserve">30-60 minutes charging at lunch-time should be enough to give enough of a boost to allow you to use the device for the rest of the day. Remember to </w:t>
      </w:r>
      <w:r w:rsidR="00D83B4A">
        <w:t xml:space="preserve">fully </w:t>
      </w:r>
      <w:r>
        <w:t>charge your device every evening!</w:t>
      </w:r>
    </w:p>
    <w:p w14:paraId="475DADA5" w14:textId="77777777" w:rsidR="00652AF4" w:rsidRDefault="00652AF4" w:rsidP="000826C8">
      <w:r>
        <w:t xml:space="preserve">Once you have become familiar with the device, you will get a feel for how often you need to charge it and how long it takes to charge. </w:t>
      </w:r>
    </w:p>
    <w:p w14:paraId="6078C3F8" w14:textId="77777777" w:rsidR="007B7AFF" w:rsidRDefault="007B7AFF" w:rsidP="001A14F8">
      <w:pPr>
        <w:pStyle w:val="Heading1"/>
      </w:pPr>
      <w:bookmarkStart w:id="47" w:name="_Toc500421517"/>
      <w:r>
        <w:t>Using ODK Collect</w:t>
      </w:r>
      <w:bookmarkEnd w:id="47"/>
    </w:p>
    <w:p w14:paraId="7EDF2316" w14:textId="257938D1" w:rsidR="007B7AFF" w:rsidRPr="007B7AFF" w:rsidRDefault="007B7AFF" w:rsidP="007B7AFF">
      <w:r>
        <w:t>To start a new form, tap the first option ‘</w:t>
      </w:r>
      <w:r w:rsidRPr="00F146C4">
        <w:rPr>
          <w:b/>
          <w:bCs/>
        </w:rPr>
        <w:t>Fill Blank Form’</w:t>
      </w:r>
      <w:r w:rsidR="009366A0">
        <w:t xml:space="preserve"> and</w:t>
      </w:r>
      <w:r>
        <w:t xml:space="preserve"> </w:t>
      </w:r>
      <w:r w:rsidR="009366A0">
        <w:t>c</w:t>
      </w:r>
      <w:r>
        <w:t xml:space="preserve">hoose the </w:t>
      </w:r>
      <w:r w:rsidR="009366A0">
        <w:t>appropriate form.</w:t>
      </w:r>
    </w:p>
    <w:p w14:paraId="59EDB817" w14:textId="7DCB98C2" w:rsidR="007B7AFF" w:rsidRPr="00897780" w:rsidRDefault="009366A0" w:rsidP="000826C8">
      <w:pPr>
        <w:rPr>
          <w:i/>
          <w:iCs/>
        </w:rPr>
      </w:pPr>
      <w:r w:rsidRPr="00897780">
        <w:rPr>
          <w:i/>
          <w:iCs/>
        </w:rPr>
        <w:tab/>
        <w:t>&lt;Insert screen image here&gt;</w:t>
      </w:r>
    </w:p>
    <w:p w14:paraId="0496F8B0" w14:textId="6B5FF8BF" w:rsidR="00652AF4" w:rsidRDefault="0046588E" w:rsidP="000826C8">
      <w:del w:id="48" w:author="Dave Mills" w:date="2018-03-06T17:57:00Z">
        <w:r w:rsidDel="00F34DED">
          <w:delText>Unless updates have been downloaded there should be just the one form on your device</w:delText>
        </w:r>
        <w:r w:rsidR="00652AF4" w:rsidDel="00F34DED">
          <w:delText xml:space="preserve">. </w:delText>
        </w:r>
      </w:del>
      <w:r w:rsidR="00652AF4">
        <w:t xml:space="preserve">Once the form is loaded, you will see </w:t>
      </w:r>
      <w:r w:rsidR="009366A0">
        <w:t>the initial splash screen</w:t>
      </w:r>
      <w:r w:rsidR="00652AF4">
        <w:t xml:space="preserve">. As previously instructed swipe right to move to the next question and swipe left to move to the previous question. </w:t>
      </w:r>
    </w:p>
    <w:p w14:paraId="2443B273" w14:textId="77777777" w:rsidR="001938E7" w:rsidRDefault="001938E7" w:rsidP="001A14F8">
      <w:pPr>
        <w:pStyle w:val="Heading2"/>
      </w:pPr>
      <w:bookmarkStart w:id="49" w:name="_Toc500421518"/>
      <w:r>
        <w:lastRenderedPageBreak/>
        <w:t>Types of Question</w:t>
      </w:r>
      <w:bookmarkEnd w:id="49"/>
    </w:p>
    <w:p w14:paraId="4C5831FC" w14:textId="5476F9AD" w:rsidR="00C63F62" w:rsidRPr="00C63F62" w:rsidRDefault="00C63F62" w:rsidP="000826C8">
      <w:r>
        <w:t xml:space="preserve">As you work through the questionnaire you </w:t>
      </w:r>
      <w:r w:rsidR="009366A0">
        <w:t>may</w:t>
      </w:r>
      <w:r>
        <w:t xml:space="preserve"> come across the following types of question.</w:t>
      </w:r>
    </w:p>
    <w:p w14:paraId="2C9E8F22" w14:textId="77777777" w:rsidR="001938E7" w:rsidRDefault="001938E7" w:rsidP="00C73FA2">
      <w:pPr>
        <w:pStyle w:val="ListParagraph"/>
        <w:numPr>
          <w:ilvl w:val="0"/>
          <w:numId w:val="1"/>
        </w:numPr>
        <w:ind w:left="426"/>
      </w:pPr>
      <w:r w:rsidRPr="00D83B4A">
        <w:t>Integer</w:t>
      </w:r>
    </w:p>
    <w:p w14:paraId="0D7A2195" w14:textId="5A054E76" w:rsidR="00C63F62" w:rsidRPr="00F146C4" w:rsidRDefault="00B112EB" w:rsidP="00C73FA2">
      <w:pPr>
        <w:pStyle w:val="ListParagraph"/>
        <w:numPr>
          <w:ilvl w:val="1"/>
          <w:numId w:val="1"/>
        </w:numPr>
        <w:ind w:left="1134" w:hanging="283"/>
        <w:contextualSpacing w:val="0"/>
      </w:pPr>
      <w:r>
        <w:t>When a</w:t>
      </w:r>
      <w:r w:rsidR="00C63F62" w:rsidRPr="00F146C4">
        <w:t xml:space="preserve"> numeric value is expected – e.g. age of respondent – the numeric keypad will appear on the phone</w:t>
      </w:r>
    </w:p>
    <w:p w14:paraId="59E5DEF8" w14:textId="77777777" w:rsidR="001938E7" w:rsidRDefault="001938E7" w:rsidP="00C73FA2">
      <w:pPr>
        <w:pStyle w:val="ListParagraph"/>
        <w:numPr>
          <w:ilvl w:val="0"/>
          <w:numId w:val="1"/>
        </w:numPr>
        <w:ind w:left="426"/>
      </w:pPr>
      <w:r w:rsidRPr="00D83B4A">
        <w:t>Text</w:t>
      </w:r>
    </w:p>
    <w:p w14:paraId="26A30E33" w14:textId="55F3F76C" w:rsidR="00C63F62" w:rsidRPr="00F146C4" w:rsidRDefault="00C63F62" w:rsidP="00C73FA2">
      <w:pPr>
        <w:pStyle w:val="ListParagraph"/>
        <w:numPr>
          <w:ilvl w:val="1"/>
          <w:numId w:val="1"/>
        </w:numPr>
        <w:ind w:left="1135" w:hanging="284"/>
        <w:contextualSpacing w:val="0"/>
      </w:pPr>
      <w:r w:rsidRPr="00F146C4">
        <w:t>Where a text response is expected – e.g. name of respondent – the standard letter keyboard will appear.</w:t>
      </w:r>
    </w:p>
    <w:p w14:paraId="62A7C534" w14:textId="77777777" w:rsidR="001938E7" w:rsidRDefault="001938E7" w:rsidP="00C73FA2">
      <w:pPr>
        <w:pStyle w:val="ListParagraph"/>
        <w:numPr>
          <w:ilvl w:val="0"/>
          <w:numId w:val="1"/>
        </w:numPr>
        <w:ind w:left="426"/>
      </w:pPr>
      <w:r w:rsidRPr="00D83B4A">
        <w:t>Multiple Choice (select one)</w:t>
      </w:r>
    </w:p>
    <w:p w14:paraId="269EB3B8" w14:textId="3EBCFBEA" w:rsidR="00D83B4A" w:rsidRPr="00465CB8" w:rsidRDefault="00D83B4A" w:rsidP="00C73FA2">
      <w:pPr>
        <w:pStyle w:val="ListParagraph"/>
        <w:numPr>
          <w:ilvl w:val="1"/>
          <w:numId w:val="1"/>
        </w:numPr>
        <w:ind w:left="1135" w:hanging="284"/>
        <w:contextualSpacing w:val="0"/>
        <w:rPr>
          <w:bCs/>
        </w:rPr>
      </w:pPr>
      <w:r>
        <w:t>Multiple choice questions where only one response is possible, will have the options displayed with radio buttons (round buttons)</w:t>
      </w:r>
      <w:ins w:id="50" w:author="Dave Mills" w:date="2018-03-06T17:57:00Z">
        <w:r w:rsidR="003D00A2">
          <w:t>, or as a dropdown list of items.</w:t>
        </w:r>
      </w:ins>
      <w:del w:id="51" w:author="Dave Mills" w:date="2018-03-06T17:57:00Z">
        <w:r w:rsidDel="003D00A2">
          <w:delText xml:space="preserve">. </w:delText>
        </w:r>
      </w:del>
    </w:p>
    <w:p w14:paraId="5945586C" w14:textId="77777777" w:rsidR="001938E7" w:rsidRDefault="001938E7" w:rsidP="00C73FA2">
      <w:pPr>
        <w:pStyle w:val="ListParagraph"/>
        <w:numPr>
          <w:ilvl w:val="0"/>
          <w:numId w:val="1"/>
        </w:numPr>
        <w:ind w:left="426"/>
      </w:pPr>
      <w:r w:rsidRPr="00D83B4A">
        <w:t>Multiple Choice (select multiple)</w:t>
      </w:r>
    </w:p>
    <w:p w14:paraId="1C94C599" w14:textId="27672D1D" w:rsidR="00D83B4A" w:rsidRDefault="00D83B4A" w:rsidP="00C73FA2">
      <w:pPr>
        <w:pStyle w:val="ListParagraph"/>
        <w:numPr>
          <w:ilvl w:val="1"/>
          <w:numId w:val="1"/>
        </w:numPr>
        <w:ind w:left="1135" w:hanging="284"/>
        <w:contextualSpacing w:val="0"/>
      </w:pPr>
      <w:r>
        <w:t>For questions where several responses are possible, the options will be displayed with check boxes (square boxes)</w:t>
      </w:r>
      <w:ins w:id="52" w:author="Dave Mills" w:date="2018-03-06T17:57:00Z">
        <w:r w:rsidR="003D00A2">
          <w:t>.</w:t>
        </w:r>
      </w:ins>
    </w:p>
    <w:p w14:paraId="10842672" w14:textId="42F37554" w:rsidR="00C63F62" w:rsidRDefault="00C63F62" w:rsidP="00C73FA2">
      <w:pPr>
        <w:pStyle w:val="ListParagraph"/>
        <w:numPr>
          <w:ilvl w:val="0"/>
          <w:numId w:val="1"/>
        </w:numPr>
        <w:ind w:left="426"/>
      </w:pPr>
      <w:r>
        <w:t>GPS</w:t>
      </w:r>
    </w:p>
    <w:p w14:paraId="38C399E3" w14:textId="0ED2297B" w:rsidR="00C63F62" w:rsidRDefault="00C63F62" w:rsidP="00C73FA2">
      <w:pPr>
        <w:pStyle w:val="ListParagraph"/>
        <w:numPr>
          <w:ilvl w:val="1"/>
          <w:numId w:val="10"/>
        </w:numPr>
        <w:ind w:left="1135" w:hanging="284"/>
        <w:contextualSpacing w:val="0"/>
        <w:rPr>
          <w:ins w:id="53" w:author="Dave Mills" w:date="2018-03-06T17:58:00Z"/>
        </w:rPr>
      </w:pPr>
      <w:r>
        <w:t xml:space="preserve">When you are required to record the GPS coordinate a button will appear on the screen labelled </w:t>
      </w:r>
      <w:r w:rsidRPr="00465CB8">
        <w:rPr>
          <w:b/>
          <w:bCs/>
        </w:rPr>
        <w:t>Record Location</w:t>
      </w:r>
      <w:r>
        <w:t>.</w:t>
      </w:r>
    </w:p>
    <w:p w14:paraId="2F8DFD6C" w14:textId="6986680F" w:rsidR="003D00A2" w:rsidRDefault="003D00A2" w:rsidP="003D00A2">
      <w:pPr>
        <w:pStyle w:val="ListParagraph"/>
        <w:numPr>
          <w:ilvl w:val="0"/>
          <w:numId w:val="10"/>
        </w:numPr>
        <w:ind w:hanging="284"/>
        <w:contextualSpacing w:val="0"/>
        <w:rPr>
          <w:ins w:id="54" w:author="Dave Mills" w:date="2018-03-06T17:58:00Z"/>
        </w:rPr>
        <w:pPrChange w:id="55" w:author="Dave Mills" w:date="2018-03-06T17:58:00Z">
          <w:pPr>
            <w:pStyle w:val="ListParagraph"/>
            <w:numPr>
              <w:ilvl w:val="1"/>
              <w:numId w:val="10"/>
            </w:numPr>
            <w:ind w:left="1135" w:hanging="284"/>
            <w:contextualSpacing w:val="0"/>
          </w:pPr>
        </w:pPrChange>
      </w:pPr>
      <w:ins w:id="56" w:author="Dave Mills" w:date="2018-03-06T17:58:00Z">
        <w:r>
          <w:t>Image / Multimedia</w:t>
        </w:r>
      </w:ins>
    </w:p>
    <w:p w14:paraId="4EB2160C" w14:textId="67FB574B" w:rsidR="003D00A2" w:rsidRDefault="003D00A2" w:rsidP="003D00A2">
      <w:pPr>
        <w:pStyle w:val="ListParagraph"/>
        <w:numPr>
          <w:ilvl w:val="1"/>
          <w:numId w:val="10"/>
        </w:numPr>
        <w:contextualSpacing w:val="0"/>
        <w:rPr>
          <w:ins w:id="57" w:author="Dave Mills" w:date="2018-03-06T18:00:00Z"/>
        </w:rPr>
        <w:pPrChange w:id="58" w:author="Dave Mills" w:date="2018-03-06T17:58:00Z">
          <w:pPr>
            <w:pStyle w:val="ListParagraph"/>
            <w:numPr>
              <w:ilvl w:val="1"/>
              <w:numId w:val="10"/>
            </w:numPr>
            <w:ind w:left="1135" w:hanging="284"/>
            <w:contextualSpacing w:val="0"/>
          </w:pPr>
        </w:pPrChange>
      </w:pPr>
      <w:ins w:id="59" w:author="Dave Mills" w:date="2018-03-06T17:58:00Z">
        <w:r>
          <w:t xml:space="preserve">When you are asked to take a photo or record a video / audio, the question will show a link to the inbuilt camera / microphone of your device. Once you have captured </w:t>
        </w:r>
      </w:ins>
      <w:ins w:id="60" w:author="Dave Mills" w:date="2018-03-06T17:59:00Z">
        <w:r>
          <w:t xml:space="preserve">the media item, you will have a chance to review it and either record another version, or accept the item and continue. </w:t>
        </w:r>
      </w:ins>
    </w:p>
    <w:p w14:paraId="3050CA10" w14:textId="0DBA5B72" w:rsidR="003D00A2" w:rsidRDefault="003D00A2" w:rsidP="003D00A2">
      <w:pPr>
        <w:pStyle w:val="ListParagraph"/>
        <w:numPr>
          <w:ilvl w:val="0"/>
          <w:numId w:val="10"/>
        </w:numPr>
        <w:ind w:hanging="224"/>
        <w:contextualSpacing w:val="0"/>
        <w:rPr>
          <w:ins w:id="61" w:author="Dave Mills" w:date="2018-03-06T18:00:00Z"/>
        </w:rPr>
        <w:pPrChange w:id="62" w:author="Dave Mills" w:date="2018-03-06T18:00:00Z">
          <w:pPr>
            <w:pStyle w:val="ListParagraph"/>
            <w:numPr>
              <w:ilvl w:val="1"/>
              <w:numId w:val="10"/>
            </w:numPr>
            <w:ind w:left="1135" w:hanging="284"/>
            <w:contextualSpacing w:val="0"/>
          </w:pPr>
        </w:pPrChange>
      </w:pPr>
      <w:ins w:id="63" w:author="Dave Mills" w:date="2018-03-06T18:00:00Z">
        <w:r>
          <w:t>Barcodes</w:t>
        </w:r>
      </w:ins>
    </w:p>
    <w:p w14:paraId="4152CA1A" w14:textId="35B2358F" w:rsidR="003D00A2" w:rsidRPr="00F146C4" w:rsidRDefault="003D00A2" w:rsidP="003D00A2">
      <w:pPr>
        <w:pStyle w:val="ListParagraph"/>
        <w:numPr>
          <w:ilvl w:val="1"/>
          <w:numId w:val="10"/>
        </w:numPr>
        <w:contextualSpacing w:val="0"/>
        <w:pPrChange w:id="64" w:author="Dave Mills" w:date="2018-03-06T18:00:00Z">
          <w:pPr>
            <w:pStyle w:val="ListParagraph"/>
            <w:numPr>
              <w:ilvl w:val="1"/>
              <w:numId w:val="10"/>
            </w:numPr>
            <w:ind w:left="1135" w:hanging="284"/>
            <w:contextualSpacing w:val="0"/>
          </w:pPr>
        </w:pPrChange>
      </w:pPr>
      <w:ins w:id="65" w:author="Dave Mills" w:date="2018-03-06T18:00:00Z">
        <w:r>
          <w:t xml:space="preserve">The data collection may involve the use of </w:t>
        </w:r>
      </w:ins>
      <w:ins w:id="66" w:author="Dave Mills" w:date="2018-03-06T18:01:00Z">
        <w:r>
          <w:t>barcodes, for example to track physical samples being collected, or to get the unique id of a respondent or experiment plot. When this is required, the question will link to the camera of your device, which can b</w:t>
        </w:r>
      </w:ins>
      <w:ins w:id="67" w:author="Dave Mills" w:date="2018-03-06T18:02:00Z">
        <w:r>
          <w:t>e used to scan barcodes and QR codes.</w:t>
        </w:r>
      </w:ins>
    </w:p>
    <w:p w14:paraId="34B54F13" w14:textId="77777777" w:rsidR="001938E7" w:rsidRPr="004C61F8" w:rsidRDefault="001938E7" w:rsidP="001A14F8">
      <w:pPr>
        <w:pStyle w:val="Heading2"/>
      </w:pPr>
      <w:bookmarkStart w:id="68" w:name="_Toc500421519"/>
      <w:r w:rsidRPr="004C61F8">
        <w:t>Validation Logic</w:t>
      </w:r>
      <w:bookmarkEnd w:id="68"/>
    </w:p>
    <w:p w14:paraId="2AA76E23" w14:textId="77777777" w:rsidR="001938E7" w:rsidRDefault="001938E7" w:rsidP="000826C8">
      <w:r>
        <w:t xml:space="preserve">The form has been written to include many automatic validation checks. If you enter a response that the form recognises as impossible, you will not be able to continue. An error message will briefly appear indicating the reasons for the invalid answer. To force the message to appear for longer, swipe forwards 3-4 times in a row. </w:t>
      </w:r>
    </w:p>
    <w:p w14:paraId="7438ED35" w14:textId="77777777" w:rsidR="001938E7" w:rsidRDefault="001938E7" w:rsidP="001A14F8">
      <w:pPr>
        <w:pStyle w:val="Heading2"/>
      </w:pPr>
      <w:bookmarkStart w:id="69" w:name="_Toc500421520"/>
      <w:r>
        <w:t>Skip Patterns</w:t>
      </w:r>
      <w:bookmarkEnd w:id="69"/>
    </w:p>
    <w:p w14:paraId="46F108CF" w14:textId="3347A189" w:rsidR="001938E7" w:rsidRDefault="001938E7" w:rsidP="000826C8">
      <w:r>
        <w:t xml:space="preserve">When completing the form, not every question will be relevant to </w:t>
      </w:r>
      <w:r w:rsidR="00D83B4A">
        <w:t>the particular respondent</w:t>
      </w:r>
      <w:r>
        <w:t xml:space="preserve">. Questions that should be skipped due to </w:t>
      </w:r>
      <w:r w:rsidR="00D83B4A">
        <w:t xml:space="preserve">the respondent’s </w:t>
      </w:r>
      <w:r>
        <w:t xml:space="preserve">previous answers will not be shown to you. </w:t>
      </w:r>
    </w:p>
    <w:p w14:paraId="27EBBF19" w14:textId="72A6360B" w:rsidR="001938E7" w:rsidRPr="009C778A" w:rsidRDefault="001938E7" w:rsidP="000826C8">
      <w:r>
        <w:t xml:space="preserve">During the training, you will learn the </w:t>
      </w:r>
      <w:r w:rsidR="00D83B4A">
        <w:t xml:space="preserve">complete </w:t>
      </w:r>
      <w:r>
        <w:t xml:space="preserve">structure of the questionnaire, including the skip patterns. </w:t>
      </w:r>
    </w:p>
    <w:p w14:paraId="1A0EEA04" w14:textId="77777777" w:rsidR="001938E7" w:rsidRDefault="001938E7" w:rsidP="001A14F8">
      <w:pPr>
        <w:pStyle w:val="Heading2"/>
      </w:pPr>
      <w:bookmarkStart w:id="70" w:name="_Toc500421521"/>
      <w:r>
        <w:lastRenderedPageBreak/>
        <w:t>Jumping Throughout the Questionnaire</w:t>
      </w:r>
      <w:bookmarkEnd w:id="70"/>
    </w:p>
    <w:p w14:paraId="71746CFD" w14:textId="18CFA234" w:rsidR="0012326A" w:rsidRDefault="001938E7" w:rsidP="000826C8">
      <w:r>
        <w:t>If you need to jump back to change a previous answer, you can access the full list of currently active questions by tapping the ‘Go To Prompt’</w:t>
      </w:r>
      <w:r w:rsidR="0012326A">
        <w:t xml:space="preserve"> </w:t>
      </w:r>
      <w:r w:rsidR="00897780">
        <w:rPr>
          <w:noProof/>
          <w:lang w:eastAsia="en-GB" w:bidi="hi-IN"/>
        </w:rPr>
        <w:t>icon</w:t>
      </w:r>
      <w:del w:id="71" w:author="Dave Mills" w:date="2018-03-06T18:03:00Z">
        <w:r w:rsidR="00451BC8" w:rsidDel="003D00A2">
          <w:delText xml:space="preserve"> </w:delText>
        </w:r>
      </w:del>
      <w:ins w:id="72" w:author="Dave Mills" w:date="2018-03-06T18:03:00Z">
        <w:r w:rsidR="003D00A2">
          <w:t xml:space="preserve">: </w:t>
        </w:r>
      </w:ins>
      <w:del w:id="73" w:author="Dave Mills" w:date="2018-03-06T18:03:00Z">
        <w:r w:rsidDel="003D00A2">
          <w:delText>.</w:delText>
        </w:r>
      </w:del>
      <w:r>
        <w:t xml:space="preserve"> </w:t>
      </w:r>
      <w:ins w:id="74" w:author="Dave Mills" w:date="2018-03-06T18:03:00Z">
        <w:r w:rsidR="003D00A2">
          <w:rPr>
            <w:noProof/>
          </w:rPr>
          <w:drawing>
            <wp:inline distT="0" distB="0" distL="0" distR="0" wp14:anchorId="77F7DB6A" wp14:editId="50DB2C1B">
              <wp:extent cx="279400" cy="29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dk_omk.png"/>
                      <pic:cNvPicPr/>
                    </pic:nvPicPr>
                    <pic:blipFill>
                      <a:blip r:embed="rId17"/>
                      <a:stretch>
                        <a:fillRect/>
                      </a:stretch>
                    </pic:blipFill>
                    <pic:spPr>
                      <a:xfrm>
                        <a:off x="0" y="0"/>
                        <a:ext cx="279400" cy="292100"/>
                      </a:xfrm>
                      <a:prstGeom prst="rect">
                        <a:avLst/>
                      </a:prstGeom>
                    </pic:spPr>
                  </pic:pic>
                </a:graphicData>
              </a:graphic>
            </wp:inline>
          </w:drawing>
        </w:r>
      </w:ins>
    </w:p>
    <w:p w14:paraId="21FA837C" w14:textId="7FF5C30F" w:rsidR="00215AE4" w:rsidRDefault="001938E7" w:rsidP="000826C8">
      <w:r>
        <w:t>You will see a list of every question currently active. Any answers you have entered will be shown in small text under the question label text.</w:t>
      </w:r>
      <w:r w:rsidR="00451BC8">
        <w:t xml:space="preserve"> </w:t>
      </w:r>
    </w:p>
    <w:p w14:paraId="6E7911C9" w14:textId="2292ECC9" w:rsidR="00461986" w:rsidRDefault="001938E7" w:rsidP="000826C8">
      <w:r>
        <w:t xml:space="preserve">Tap any question to be taken to that question. </w:t>
      </w:r>
    </w:p>
    <w:p w14:paraId="49345D51" w14:textId="13703116" w:rsidR="001938E7" w:rsidRPr="00897780" w:rsidRDefault="00461986" w:rsidP="000826C8">
      <w:pPr>
        <w:rPr>
          <w:i/>
          <w:iCs/>
        </w:rPr>
      </w:pPr>
      <w:r w:rsidRPr="00897780">
        <w:rPr>
          <w:i/>
          <w:iCs/>
        </w:rPr>
        <w:t xml:space="preserve">          </w:t>
      </w:r>
      <w:r w:rsidR="00897780" w:rsidRPr="00897780">
        <w:rPr>
          <w:i/>
          <w:iCs/>
          <w:noProof/>
          <w:lang w:eastAsia="en-GB" w:bidi="hi-IN"/>
        </w:rPr>
        <w:t>&lt;Insert screen image here&gt;</w:t>
      </w:r>
    </w:p>
    <w:p w14:paraId="78ECB94D" w14:textId="708E712A" w:rsidR="001938E7" w:rsidRDefault="001938E7" w:rsidP="000826C8">
      <w:pPr>
        <w:rPr>
          <w:ins w:id="75" w:author="Dave Mills" w:date="2018-03-06T18:03:00Z"/>
        </w:rPr>
      </w:pPr>
      <w:r>
        <w:t xml:space="preserve">Note – many questions are only relevant if certain answers are given to previous questions. For this reason, you may not see every single question in this list, as it only shows the </w:t>
      </w:r>
      <w:r>
        <w:rPr>
          <w:i/>
        </w:rPr>
        <w:t>currently relevant</w:t>
      </w:r>
      <w:r>
        <w:t xml:space="preserve"> questions (based on answers given so far) </w:t>
      </w:r>
    </w:p>
    <w:p w14:paraId="23985504" w14:textId="26023E91" w:rsidR="003D00A2" w:rsidRDefault="003D00A2" w:rsidP="000826C8">
      <w:pPr>
        <w:rPr>
          <w:ins w:id="76" w:author="Dave Mills" w:date="2018-03-06T18:03:00Z"/>
        </w:rPr>
      </w:pPr>
    </w:p>
    <w:p w14:paraId="3F26F86C" w14:textId="2EA84196" w:rsidR="003D00A2" w:rsidRDefault="003D00A2" w:rsidP="003D00A2">
      <w:pPr>
        <w:pStyle w:val="Heading3"/>
        <w:rPr>
          <w:ins w:id="77" w:author="Dave Mills" w:date="2018-03-06T18:03:00Z"/>
        </w:rPr>
        <w:pPrChange w:id="78" w:author="Dave Mills" w:date="2018-03-06T18:03:00Z">
          <w:pPr/>
        </w:pPrChange>
      </w:pPr>
      <w:ins w:id="79" w:author="Dave Mills" w:date="2018-03-06T18:03:00Z">
        <w:r>
          <w:t>Navigating a questionnaire with multiple levels</w:t>
        </w:r>
      </w:ins>
    </w:p>
    <w:p w14:paraId="07E8E7AB" w14:textId="352CE746" w:rsidR="003D00A2" w:rsidRDefault="003D00A2" w:rsidP="003D00A2">
      <w:pPr>
        <w:rPr>
          <w:ins w:id="80" w:author="Dave Mills" w:date="2018-03-06T18:10:00Z"/>
        </w:rPr>
        <w:pPrChange w:id="81" w:author="Dave Mills" w:date="2018-03-06T18:03:00Z">
          <w:pPr/>
        </w:pPrChange>
      </w:pPr>
      <w:ins w:id="82" w:author="Dave Mills" w:date="2018-03-06T18:04:00Z">
        <w:r>
          <w:t>If the questionnaire contains repeat groups</w:t>
        </w:r>
      </w:ins>
      <w:ins w:id="83" w:author="Dave Mills" w:date="2018-03-06T18:05:00Z">
        <w:r>
          <w:t xml:space="preserve">, </w:t>
        </w:r>
      </w:ins>
      <w:ins w:id="84" w:author="Dave Mills" w:date="2018-03-06T18:09:00Z">
        <w:r w:rsidR="00F441C5">
          <w:t>then looking at this question overview will only show the questions at the current level</w:t>
        </w:r>
      </w:ins>
      <w:ins w:id="85" w:author="Dave Mills" w:date="2018-03-06T18:10:00Z">
        <w:r w:rsidR="00F441C5">
          <w:t xml:space="preserve">, so you need to have a good understanding of the structure of the questionnaire. </w:t>
        </w:r>
      </w:ins>
    </w:p>
    <w:p w14:paraId="16B12ABE" w14:textId="208CCD8F" w:rsidR="00F441C5" w:rsidRDefault="00F441C5" w:rsidP="003D00A2">
      <w:pPr>
        <w:rPr>
          <w:ins w:id="86" w:author="Dave Mills" w:date="2018-03-06T18:14:00Z"/>
        </w:rPr>
        <w:pPrChange w:id="87" w:author="Dave Mills" w:date="2018-03-06T18:03:00Z">
          <w:pPr/>
        </w:pPrChange>
      </w:pPr>
      <w:ins w:id="88" w:author="Dave Mills" w:date="2018-03-06T18:10:00Z">
        <w:r>
          <w:t xml:space="preserve">At the top level, repeat groups will appear in-line with the </w:t>
        </w:r>
      </w:ins>
      <w:ins w:id="89" w:author="Dave Mills" w:date="2018-03-06T18:11:00Z">
        <w:r>
          <w:t xml:space="preserve">questions, but have a </w:t>
        </w:r>
      </w:ins>
      <w:ins w:id="90" w:author="Dave Mills" w:date="2018-03-06T18:13:00Z">
        <w:r>
          <w:rPr>
            <w:noProof/>
          </w:rPr>
          <w:drawing>
            <wp:inline distT="0" distB="0" distL="0" distR="0" wp14:anchorId="200F7ECF" wp14:editId="5FE8CEDC">
              <wp:extent cx="290658" cy="251247"/>
              <wp:effectExtent l="0" t="0" r="1905"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80306-181157.png"/>
                      <pic:cNvPicPr/>
                    </pic:nvPicPr>
                    <pic:blipFill>
                      <a:blip r:embed="rId18"/>
                      <a:stretch>
                        <a:fillRect/>
                      </a:stretch>
                    </pic:blipFill>
                    <pic:spPr>
                      <a:xfrm>
                        <a:off x="0" y="0"/>
                        <a:ext cx="296429" cy="256235"/>
                      </a:xfrm>
                      <a:prstGeom prst="rect">
                        <a:avLst/>
                      </a:prstGeom>
                    </pic:spPr>
                  </pic:pic>
                </a:graphicData>
              </a:graphic>
            </wp:inline>
          </w:drawing>
        </w:r>
        <w:r>
          <w:t xml:space="preserve">symbol next to them to show they can be expanded. Expanding the group will show 1 row for every ‘repeat’ entered so far. Tap on a repeat </w:t>
        </w:r>
      </w:ins>
      <w:ins w:id="91" w:author="Dave Mills" w:date="2018-03-06T18:14:00Z">
        <w:r>
          <w:t xml:space="preserve">to see the questions and responses inside that instance of the repeat group. </w:t>
        </w:r>
      </w:ins>
    </w:p>
    <w:p w14:paraId="54B6B7DF" w14:textId="54BA2065" w:rsidR="00F441C5" w:rsidRPr="003D00A2" w:rsidRDefault="00F441C5" w:rsidP="003D00A2">
      <w:pPr>
        <w:rPr>
          <w:rPrChange w:id="92" w:author="Dave Mills" w:date="2018-03-06T18:03:00Z">
            <w:rPr/>
          </w:rPrChange>
        </w:rPr>
        <w:pPrChange w:id="93" w:author="Dave Mills" w:date="2018-03-06T18:03:00Z">
          <w:pPr/>
        </w:pPrChange>
      </w:pPr>
      <w:ins w:id="94" w:author="Dave Mills" w:date="2018-03-06T18:14:00Z">
        <w:r>
          <w:t xml:space="preserve">Navigating a questionnaire with multiple repeat groups, especially nested repeat groups, can be tricky until you become </w:t>
        </w:r>
      </w:ins>
      <w:ins w:id="95" w:author="Dave Mills" w:date="2018-03-06T18:15:00Z">
        <w:r>
          <w:t xml:space="preserve">completely </w:t>
        </w:r>
      </w:ins>
      <w:ins w:id="96" w:author="Dave Mills" w:date="2018-03-06T18:14:00Z">
        <w:r>
          <w:t xml:space="preserve">familiar with the questionnaire </w:t>
        </w:r>
      </w:ins>
      <w:ins w:id="97" w:author="Dave Mills" w:date="2018-03-06T18:15:00Z">
        <w:r>
          <w:t xml:space="preserve">structure. If you don’t’ feel confident navigating the form, we recommend running through some practice forms and discussing </w:t>
        </w:r>
      </w:ins>
      <w:ins w:id="98" w:author="Dave Mills" w:date="2018-03-06T18:16:00Z">
        <w:r>
          <w:t xml:space="preserve">any questions you have </w:t>
        </w:r>
      </w:ins>
      <w:ins w:id="99" w:author="Dave Mills" w:date="2018-03-06T18:15:00Z">
        <w:r>
          <w:t>with your supervi</w:t>
        </w:r>
      </w:ins>
      <w:ins w:id="100" w:author="Dave Mills" w:date="2018-03-06T18:16:00Z">
        <w:r>
          <w:t xml:space="preserve">sor. </w:t>
        </w:r>
      </w:ins>
    </w:p>
    <w:p w14:paraId="2C8DA6C0" w14:textId="77777777" w:rsidR="001938E7" w:rsidRDefault="001938E7" w:rsidP="001A14F8">
      <w:pPr>
        <w:pStyle w:val="Heading2"/>
      </w:pPr>
      <w:bookmarkStart w:id="101" w:name="_Toc500421522"/>
      <w:r>
        <w:t>Saving an Incomplete Questionnaire</w:t>
      </w:r>
      <w:bookmarkEnd w:id="101"/>
    </w:p>
    <w:p w14:paraId="5142DD41" w14:textId="4B209D68" w:rsidR="001938E7" w:rsidRDefault="001938E7" w:rsidP="000826C8">
      <w:r>
        <w:t xml:space="preserve">You may not complete an interview in one sitting. If you need to save an incomplete form, tap the ‘menu’ button on your device and choose ‘save form’. </w:t>
      </w:r>
      <w:r w:rsidR="00215AE4">
        <w:t xml:space="preserve">Alternatively click the </w:t>
      </w:r>
      <w:r w:rsidR="00215AE4">
        <w:rPr>
          <w:b/>
          <w:bCs/>
        </w:rPr>
        <w:t xml:space="preserve">Save </w:t>
      </w:r>
      <w:r w:rsidR="00215AE4">
        <w:t xml:space="preserve">icon in the top right hand corner.  </w:t>
      </w:r>
      <w:r>
        <w:t xml:space="preserve">It will also prompt you to save your changes when you close a form.  </w:t>
      </w:r>
    </w:p>
    <w:p w14:paraId="0D2EE7B9" w14:textId="77777777" w:rsidR="001938E7" w:rsidRDefault="001938E7" w:rsidP="000826C8">
      <w:r>
        <w:t xml:space="preserve">You can close a form by pressing the ‘back’ button on your device. It will give you 2 options – for any real interview, always choose Save Changes. If you choose ‘Ignore Changes’ you will lose all data entered into that form since you last saved. </w:t>
      </w:r>
    </w:p>
    <w:p w14:paraId="5B7C6744" w14:textId="77777777" w:rsidR="001938E7" w:rsidRDefault="001938E7" w:rsidP="001A14F8">
      <w:pPr>
        <w:pStyle w:val="Heading2"/>
      </w:pPr>
      <w:bookmarkStart w:id="102" w:name="_Toc500421523"/>
      <w:r>
        <w:t>Basic Form Management</w:t>
      </w:r>
      <w:bookmarkEnd w:id="102"/>
    </w:p>
    <w:p w14:paraId="4E928B59" w14:textId="77777777" w:rsidR="001938E7" w:rsidRDefault="001938E7" w:rsidP="000826C8">
      <w:r>
        <w:t xml:space="preserve">Incomplete and complete forms are stored on the device. You can access all saved forms within the ODK Collect app by going to the main menu and tapping ‘Edit Saved Form’. This list contains both non-finalised and finalised forms. This way, a form marked as finalised </w:t>
      </w:r>
      <w:r>
        <w:rPr>
          <w:b/>
        </w:rPr>
        <w:t xml:space="preserve">but not yet uploaded </w:t>
      </w:r>
      <w:r>
        <w:t xml:space="preserve">can still be edited. </w:t>
      </w:r>
    </w:p>
    <w:p w14:paraId="68892BA8" w14:textId="77777777" w:rsidR="000351C5" w:rsidRDefault="000351C5" w:rsidP="000826C8">
      <w:pPr>
        <w:rPr>
          <w:ins w:id="103" w:author="Dave Mills" w:date="2018-03-06T18:20:00Z"/>
        </w:rPr>
      </w:pPr>
      <w:ins w:id="104" w:author="Dave Mills" w:date="2018-03-06T18:20:00Z">
        <w:r>
          <w:t xml:space="preserve">The process of uploading forms will be managed by your supervisor. This is likely to be one of 2 options: </w:t>
        </w:r>
      </w:ins>
    </w:p>
    <w:p w14:paraId="7692E96E" w14:textId="77777777" w:rsidR="000351C5" w:rsidRDefault="000351C5" w:rsidP="00047659">
      <w:pPr>
        <w:pStyle w:val="ListParagraph"/>
        <w:numPr>
          <w:ilvl w:val="0"/>
          <w:numId w:val="27"/>
        </w:numPr>
        <w:rPr>
          <w:ins w:id="105" w:author="Dave Mills" w:date="2018-03-06T18:21:00Z"/>
        </w:rPr>
        <w:pPrChange w:id="106" w:author="Dave Mills" w:date="2018-03-06T18:21:00Z">
          <w:pPr/>
        </w:pPrChange>
      </w:pPr>
      <w:ins w:id="107" w:author="Dave Mills" w:date="2018-03-06T18:21:00Z">
        <w:r>
          <w:t xml:space="preserve">Your supervisor uploads forms at the end of the day after running through some on-device quality checks. </w:t>
        </w:r>
      </w:ins>
      <w:r w:rsidR="00D83B4A">
        <w:t xml:space="preserve">Do not upload the forms during the day. </w:t>
      </w:r>
    </w:p>
    <w:p w14:paraId="4EC6941F" w14:textId="77777777" w:rsidR="000351C5" w:rsidRDefault="000351C5" w:rsidP="00047659">
      <w:pPr>
        <w:pStyle w:val="ListParagraph"/>
        <w:numPr>
          <w:ilvl w:val="0"/>
          <w:numId w:val="27"/>
        </w:numPr>
        <w:rPr>
          <w:ins w:id="108" w:author="Dave Mills" w:date="2018-03-06T18:22:00Z"/>
        </w:rPr>
        <w:pPrChange w:id="109" w:author="Dave Mills" w:date="2018-03-06T18:21:00Z">
          <w:pPr/>
        </w:pPrChange>
      </w:pPr>
      <w:ins w:id="110" w:author="Dave Mills" w:date="2018-03-06T18:21:00Z">
        <w:r>
          <w:t xml:space="preserve">Quality control and record validation is conducted on the server, and you should upload forms as you </w:t>
        </w:r>
      </w:ins>
      <w:ins w:id="111" w:author="Dave Mills" w:date="2018-03-06T18:22:00Z">
        <w:r>
          <w:t>work</w:t>
        </w:r>
      </w:ins>
      <w:ins w:id="112" w:author="Dave Mills" w:date="2018-03-06T18:21:00Z">
        <w:r>
          <w:t xml:space="preserve"> </w:t>
        </w:r>
      </w:ins>
      <w:ins w:id="113" w:author="Dave Mills" w:date="2018-03-06T18:22:00Z">
        <w:r>
          <w:t>during the day.</w:t>
        </w:r>
      </w:ins>
    </w:p>
    <w:p w14:paraId="6B8DDE0B" w14:textId="753FF8B9" w:rsidR="00F441C5" w:rsidRDefault="000351C5" w:rsidP="000351C5">
      <w:pPr>
        <w:pPrChange w:id="114" w:author="Dave Mills" w:date="2018-03-06T18:22:00Z">
          <w:pPr/>
        </w:pPrChange>
      </w:pPr>
      <w:ins w:id="115" w:author="Dave Mills" w:date="2018-03-06T18:22:00Z">
        <w:r>
          <w:lastRenderedPageBreak/>
          <w:t>You will be trained in the correct procedure for form uploading</w:t>
        </w:r>
      </w:ins>
      <w:ins w:id="116" w:author="Dave Mills" w:date="2018-03-06T18:23:00Z">
        <w:r>
          <w:t>.</w:t>
        </w:r>
      </w:ins>
      <w:del w:id="117" w:author="Dave Mills" w:date="2018-03-06T18:21:00Z">
        <w:r w:rsidR="00D83B4A" w:rsidDel="000351C5">
          <w:delText>The field supervisor will be responsible for doing this after checking them every evening.</w:delText>
        </w:r>
      </w:del>
      <w:del w:id="118" w:author="Dave Mills" w:date="2018-03-06T18:18:00Z">
        <w:r w:rsidR="00D83B4A" w:rsidDel="00F441C5">
          <w:delText xml:space="preserve"> </w:delText>
        </w:r>
      </w:del>
    </w:p>
    <w:p w14:paraId="73CAD516" w14:textId="2110CF4E" w:rsidR="00652AF4" w:rsidRDefault="000F0055" w:rsidP="001A14F8">
      <w:pPr>
        <w:pStyle w:val="Heading1"/>
      </w:pPr>
      <w:bookmarkStart w:id="119" w:name="_Toc500421524"/>
      <w:r>
        <w:t>Completing the Questionnaire</w:t>
      </w:r>
      <w:bookmarkEnd w:id="119"/>
    </w:p>
    <w:p w14:paraId="4B4E9E79" w14:textId="4942DDDF" w:rsidR="00897780" w:rsidRPr="00897780" w:rsidRDefault="00897780" w:rsidP="000826C8">
      <w:pPr>
        <w:rPr>
          <w:i/>
          <w:iCs/>
        </w:rPr>
      </w:pPr>
      <w:r>
        <w:rPr>
          <w:i/>
          <w:iCs/>
        </w:rPr>
        <w:t>The initial part of any questionnaire is likely to be the identification information most of which can be completed before starting the interview.</w:t>
      </w:r>
    </w:p>
    <w:p w14:paraId="08C64FFF" w14:textId="77777777" w:rsidR="008E7BB0" w:rsidRDefault="008E7BB0" w:rsidP="001A14F8">
      <w:pPr>
        <w:pStyle w:val="Heading2"/>
      </w:pPr>
      <w:bookmarkStart w:id="120" w:name="_Toc500421525"/>
      <w:r>
        <w:t>Seeking Consent</w:t>
      </w:r>
      <w:bookmarkEnd w:id="120"/>
    </w:p>
    <w:p w14:paraId="59E7B20D" w14:textId="77777777" w:rsidR="004732E2" w:rsidRDefault="008E7BB0" w:rsidP="000826C8">
      <w:r>
        <w:t xml:space="preserve">The next section is where you seek consent from the respondent. </w:t>
      </w:r>
      <w:r w:rsidR="00534DE1">
        <w:t xml:space="preserve">There </w:t>
      </w:r>
      <w:r>
        <w:t xml:space="preserve">will </w:t>
      </w:r>
      <w:r w:rsidR="00534DE1">
        <w:t xml:space="preserve">be </w:t>
      </w:r>
      <w:r>
        <w:t xml:space="preserve">a separate consent form (on paper) for </w:t>
      </w:r>
      <w:r w:rsidR="00687390">
        <w:t xml:space="preserve">the most senior household member to </w:t>
      </w:r>
      <w:r>
        <w:t xml:space="preserve">sign </w:t>
      </w:r>
      <w:r w:rsidR="00687390">
        <w:t xml:space="preserve">on arrival at the household. In addition to this household consent, there is a </w:t>
      </w:r>
      <w:r>
        <w:t xml:space="preserve">screen on the mobile device with information for you to read. </w:t>
      </w:r>
      <w:r w:rsidR="00534DE1">
        <w:t>T</w:t>
      </w:r>
      <w:r>
        <w:t xml:space="preserve">his is the time where you explain to the </w:t>
      </w:r>
      <w:r w:rsidR="00687390">
        <w:t xml:space="preserve">potential </w:t>
      </w:r>
      <w:r>
        <w:t>respondent what the survey is all about and ask whether or not they consent to be a part of the study</w:t>
      </w:r>
      <w:r w:rsidR="00534DE1">
        <w:t xml:space="preserve">. </w:t>
      </w:r>
    </w:p>
    <w:p w14:paraId="3AF794B9" w14:textId="28A6833A" w:rsidR="008E7BB0" w:rsidRDefault="008E7BB0" w:rsidP="000826C8">
      <w:r>
        <w:t xml:space="preserve">You should </w:t>
      </w:r>
      <w:r w:rsidR="00534DE1">
        <w:t xml:space="preserve">also </w:t>
      </w:r>
      <w:r>
        <w:t>be prepared to answer any questions they may have</w:t>
      </w:r>
      <w:r w:rsidR="00534DE1">
        <w:t xml:space="preserve"> at this stage</w:t>
      </w:r>
      <w:r>
        <w:t xml:space="preserve">. </w:t>
      </w:r>
    </w:p>
    <w:p w14:paraId="2350FA80" w14:textId="2BC83FE2" w:rsidR="004732E2" w:rsidRDefault="004732E2" w:rsidP="004732E2">
      <w:r>
        <w:t xml:space="preserve">Ask the potential respondent whether she/he consents to be part of this study and record this as appropriate on both the hard copy form and at the bottom of the consent page on the phone screen – see image below. If she/he does not wish to be part of the </w:t>
      </w:r>
      <w:r w:rsidR="00DA27F9">
        <w:t>study,</w:t>
      </w:r>
      <w:r>
        <w:t xml:space="preserve"> see if it is possible for another household member to participate instead and read the same information to them. </w:t>
      </w:r>
    </w:p>
    <w:p w14:paraId="242A7DCA" w14:textId="02E78BF5" w:rsidR="004732E2" w:rsidRPr="004732E2" w:rsidRDefault="004732E2" w:rsidP="004732E2">
      <w:pPr>
        <w:rPr>
          <w:i/>
          <w:iCs/>
        </w:rPr>
      </w:pPr>
      <w:r>
        <w:rPr>
          <w:i/>
          <w:iCs/>
        </w:rPr>
        <w:t xml:space="preserve">Note: there may be more than one level of consent for a particular survey.  For </w:t>
      </w:r>
      <w:r w:rsidR="00DA27F9">
        <w:rPr>
          <w:i/>
          <w:iCs/>
        </w:rPr>
        <w:t>example,</w:t>
      </w:r>
      <w:r>
        <w:rPr>
          <w:i/>
          <w:iCs/>
        </w:rPr>
        <w:t xml:space="preserve"> you may be collecting information about the household as a whole and in addition collecting demographic information such as heights and weights from individuals in the household.  A particular household may agree to answer the questions but not agree for individuals to be measured.</w:t>
      </w:r>
    </w:p>
    <w:p w14:paraId="7D6034E7" w14:textId="00881751" w:rsidR="00534DE1" w:rsidRDefault="008E7BB0" w:rsidP="000826C8">
      <w:r>
        <w:t xml:space="preserve">If </w:t>
      </w:r>
      <w:r w:rsidR="00534DE1">
        <w:t xml:space="preserve">the respondent </w:t>
      </w:r>
      <w:r>
        <w:t>answer</w:t>
      </w:r>
      <w:r w:rsidR="00534DE1">
        <w:t>s</w:t>
      </w:r>
      <w:r>
        <w:t xml:space="preserve"> </w:t>
      </w:r>
      <w:r w:rsidR="00DA27F9">
        <w:rPr>
          <w:b/>
          <w:bCs/>
        </w:rPr>
        <w:t>No,</w:t>
      </w:r>
      <w:r>
        <w:t xml:space="preserve"> </w:t>
      </w:r>
      <w:r w:rsidR="00534DE1">
        <w:t xml:space="preserve">then the next screen </w:t>
      </w:r>
      <w:r>
        <w:t xml:space="preserve">will move </w:t>
      </w:r>
      <w:r w:rsidR="00534DE1">
        <w:t xml:space="preserve">you </w:t>
      </w:r>
      <w:r>
        <w:t>to the end of the questionnaire</w:t>
      </w:r>
      <w:r w:rsidR="00534DE1">
        <w:t xml:space="preserve"> where you will be asked to save the form and exit. </w:t>
      </w:r>
    </w:p>
    <w:p w14:paraId="01FC6DEC" w14:textId="60187294" w:rsidR="008E7BB0" w:rsidRDefault="00534DE1" w:rsidP="000826C8">
      <w:r>
        <w:t xml:space="preserve">If the respondent answers </w:t>
      </w:r>
      <w:r w:rsidRPr="00F26A4D">
        <w:rPr>
          <w:b/>
          <w:bCs/>
        </w:rPr>
        <w:t>Yes</w:t>
      </w:r>
      <w:r>
        <w:t xml:space="preserve">, </w:t>
      </w:r>
      <w:r w:rsidR="008E7BB0">
        <w:t xml:space="preserve">you will move on to </w:t>
      </w:r>
      <w:r w:rsidR="004732E2">
        <w:t>the next section of the questionnaire.</w:t>
      </w:r>
    </w:p>
    <w:p w14:paraId="146B9D07" w14:textId="570D2A39" w:rsidR="004732E2" w:rsidRDefault="004732E2" w:rsidP="001A14F8">
      <w:pPr>
        <w:pStyle w:val="Heading2"/>
      </w:pPr>
      <w:bookmarkStart w:id="121" w:name="_Toc500421526"/>
      <w:r>
        <w:t>Working through the questionnaire</w:t>
      </w:r>
      <w:bookmarkEnd w:id="121"/>
    </w:p>
    <w:p w14:paraId="78A75330" w14:textId="77777777" w:rsidR="004732E2" w:rsidRDefault="004732E2" w:rsidP="004732E2">
      <w:pPr>
        <w:rPr>
          <w:i/>
          <w:iCs/>
        </w:rPr>
      </w:pPr>
      <w:r w:rsidRPr="00897780">
        <w:rPr>
          <w:i/>
          <w:iCs/>
        </w:rPr>
        <w:t>For this section of the training manual it is useful to go through each section and each question in the questionnaire indicating the type of question, detailing any skips and listing the possible options for the question.</w:t>
      </w:r>
    </w:p>
    <w:p w14:paraId="1CFB20A8" w14:textId="77777777" w:rsidR="008F08E6" w:rsidRDefault="008F08E6" w:rsidP="001A14F8">
      <w:pPr>
        <w:pStyle w:val="Heading2"/>
      </w:pPr>
      <w:bookmarkStart w:id="122" w:name="_Toc500421527"/>
      <w:r>
        <w:t>End of Interview Checks</w:t>
      </w:r>
      <w:bookmarkEnd w:id="122"/>
    </w:p>
    <w:p w14:paraId="7F54E0CF" w14:textId="6F435756" w:rsidR="008F08E6" w:rsidRDefault="008F08E6" w:rsidP="004732E2">
      <w:r>
        <w:t>You have now reached the end of the interview.  Remember to thank the respondent</w:t>
      </w:r>
      <w:r w:rsidR="004732E2">
        <w:t>.</w:t>
      </w:r>
    </w:p>
    <w:p w14:paraId="76416300" w14:textId="0E453A6E" w:rsidR="008F08E6" w:rsidRDefault="008F08E6" w:rsidP="000826C8">
      <w:r>
        <w:t xml:space="preserve">Finally save </w:t>
      </w:r>
      <w:r w:rsidR="00514370">
        <w:t xml:space="preserve">and finalise </w:t>
      </w:r>
      <w:r>
        <w:t xml:space="preserve">the form. </w:t>
      </w:r>
      <w:r w:rsidR="00514370">
        <w:t xml:space="preserve">  Please make sure you </w:t>
      </w:r>
      <w:r w:rsidR="00514370" w:rsidRPr="00062315">
        <w:rPr>
          <w:b/>
          <w:bCs/>
          <w:i/>
          <w:iCs/>
        </w:rPr>
        <w:t>only finalise completed forms</w:t>
      </w:r>
      <w:r w:rsidR="00514370">
        <w:t>; if you need to return to the household at a later time then save the form but do not finalise it.</w:t>
      </w:r>
    </w:p>
    <w:p w14:paraId="531AFA77" w14:textId="359F64CF" w:rsidR="00635533" w:rsidRDefault="00514370" w:rsidP="000826C8">
      <w:r>
        <w:t>At the end of the day your supervisor will carry out some checks on the data and will upload it to the aggregate server.</w:t>
      </w:r>
    </w:p>
    <w:p w14:paraId="0BA8A03B" w14:textId="77777777" w:rsidR="001A14F8" w:rsidRDefault="001A14F8" w:rsidP="000826C8">
      <w:pPr>
        <w:sectPr w:rsidR="001A14F8" w:rsidSect="00ED2A04">
          <w:headerReference w:type="default" r:id="rId19"/>
          <w:footerReference w:type="default" r:id="rId20"/>
          <w:footerReference w:type="first" r:id="rId21"/>
          <w:pgSz w:w="11907" w:h="16839" w:code="9"/>
          <w:pgMar w:top="527" w:right="1418" w:bottom="1134" w:left="1418" w:header="567" w:footer="318" w:gutter="0"/>
          <w:cols w:space="720"/>
          <w:titlePg/>
          <w:docGrid w:linePitch="360"/>
        </w:sectPr>
      </w:pPr>
    </w:p>
    <w:p w14:paraId="558A15FB" w14:textId="77777777" w:rsidR="00635533" w:rsidRPr="00EA442B" w:rsidRDefault="00635533" w:rsidP="001A14F8">
      <w:pPr>
        <w:pStyle w:val="Title"/>
      </w:pPr>
      <w:r>
        <w:lastRenderedPageBreak/>
        <w:t>Supervisors’ Section</w:t>
      </w:r>
    </w:p>
    <w:p w14:paraId="61C7FD64" w14:textId="46E9514C" w:rsidR="001A14F8" w:rsidRDefault="001A14F8" w:rsidP="001A14F8">
      <w:pPr>
        <w:pStyle w:val="Heading1"/>
      </w:pPr>
      <w:bookmarkStart w:id="123" w:name="_Toc500421528"/>
      <w:r>
        <w:t>Introduction to Supervisors’ Section</w:t>
      </w:r>
      <w:bookmarkEnd w:id="123"/>
    </w:p>
    <w:p w14:paraId="2D7A1E18" w14:textId="77777777" w:rsidR="00635533" w:rsidRDefault="00635533" w:rsidP="00635533">
      <w:r>
        <w:t>The remainder of this manual details the tasks that should be carried out specifically by the Field Supervisors and/or by the teams preparing the mobile devices for use in the field. It includes details about installing the relevant software on the phones, essential checks that need to be carried out at the start and end of each day, including backing up and uploading data from the interviewers’ phones.</w:t>
      </w:r>
    </w:p>
    <w:p w14:paraId="40E14560" w14:textId="77777777" w:rsidR="00635533" w:rsidRDefault="00635533" w:rsidP="00635533">
      <w:pPr>
        <w:pStyle w:val="Heading1"/>
      </w:pPr>
      <w:bookmarkStart w:id="124" w:name="_Toc404019429"/>
      <w:bookmarkStart w:id="125" w:name="_Toc500421529"/>
      <w:r>
        <w:t>Supervisors' Tasks</w:t>
      </w:r>
      <w:bookmarkEnd w:id="124"/>
      <w:bookmarkEnd w:id="125"/>
    </w:p>
    <w:p w14:paraId="1D2F58BB" w14:textId="73E8CECD" w:rsidR="00635533" w:rsidRDefault="00635533" w:rsidP="00635533">
      <w:r>
        <w:t xml:space="preserve">Before the start of </w:t>
      </w:r>
      <w:r w:rsidR="00DA27F9">
        <w:t>fieldwork,</w:t>
      </w:r>
      <w:r>
        <w:t xml:space="preserve"> the supervisor must:</w:t>
      </w:r>
    </w:p>
    <w:p w14:paraId="3C6BC424" w14:textId="77777777" w:rsidR="00635533" w:rsidRDefault="00635533" w:rsidP="00C73FA2">
      <w:pPr>
        <w:pStyle w:val="ListParagraph"/>
        <w:numPr>
          <w:ilvl w:val="0"/>
          <w:numId w:val="15"/>
        </w:numPr>
      </w:pPr>
      <w:r>
        <w:t xml:space="preserve">Ensure the mobile devices are ready for use and have the correct software applications installed, the training team will provide assistance with the initial set up – see section on </w:t>
      </w:r>
      <w:r>
        <w:rPr>
          <w:i/>
          <w:iCs/>
        </w:rPr>
        <w:t>Preparing the Android Devices for use;</w:t>
      </w:r>
    </w:p>
    <w:p w14:paraId="0D507A7D" w14:textId="77777777" w:rsidR="00635533" w:rsidRDefault="00635533" w:rsidP="00C73FA2">
      <w:pPr>
        <w:pStyle w:val="ListParagraph"/>
        <w:numPr>
          <w:ilvl w:val="0"/>
          <w:numId w:val="15"/>
        </w:numPr>
      </w:pPr>
      <w:r>
        <w:t xml:space="preserve">Ensure the mobile devices have the most up to date version of the ODK survey form – see sections on </w:t>
      </w:r>
      <w:r>
        <w:rPr>
          <w:i/>
          <w:iCs/>
        </w:rPr>
        <w:t>Preparing ODK Collect</w:t>
      </w:r>
      <w:r>
        <w:t xml:space="preserve"> and </w:t>
      </w:r>
      <w:r>
        <w:rPr>
          <w:i/>
          <w:iCs/>
        </w:rPr>
        <w:t>Adding Forms to the Device -</w:t>
      </w:r>
      <w:r>
        <w:t xml:space="preserve"> if and when updates are released the supervisor will be informed and should ensure the latest version is downloaded to all devices being used by his/her team;</w:t>
      </w:r>
    </w:p>
    <w:p w14:paraId="6377C5FB" w14:textId="77777777" w:rsidR="00635533" w:rsidRDefault="00635533" w:rsidP="00C73FA2">
      <w:pPr>
        <w:pStyle w:val="ListParagraph"/>
        <w:numPr>
          <w:ilvl w:val="0"/>
          <w:numId w:val="15"/>
        </w:numPr>
      </w:pPr>
      <w:r>
        <w:t>Ensure that all interviewers know their unique ID;</w:t>
      </w:r>
    </w:p>
    <w:p w14:paraId="04F30D59" w14:textId="77777777" w:rsidR="00635533" w:rsidRDefault="00635533" w:rsidP="00C73FA2">
      <w:pPr>
        <w:pStyle w:val="ListParagraph"/>
        <w:numPr>
          <w:ilvl w:val="0"/>
          <w:numId w:val="15"/>
        </w:numPr>
      </w:pPr>
      <w:r>
        <w:t xml:space="preserve">Ensure that all phones have been given an appropriate device name (e.g. team code and interviewer code, or interviewer name, etc.) and that all interviewer phones have been "paired" with the supervisor's phone for Bluetooth backups – </w:t>
      </w:r>
      <w:r w:rsidRPr="00037A27">
        <w:t>see section on</w:t>
      </w:r>
      <w:r>
        <w:rPr>
          <w:i/>
          <w:iCs/>
        </w:rPr>
        <w:t xml:space="preserve"> Backups through Bluetooth;</w:t>
      </w:r>
    </w:p>
    <w:p w14:paraId="7B53B6AB" w14:textId="77777777" w:rsidR="00635533" w:rsidRDefault="00635533" w:rsidP="00635533">
      <w:r>
        <w:t>At the start of each day of fieldwork the supervisor should:</w:t>
      </w:r>
    </w:p>
    <w:p w14:paraId="5593A5D2" w14:textId="77777777" w:rsidR="00635533" w:rsidRDefault="00635533" w:rsidP="00C73FA2">
      <w:pPr>
        <w:pStyle w:val="ListParagraph"/>
        <w:numPr>
          <w:ilvl w:val="0"/>
          <w:numId w:val="17"/>
        </w:numPr>
      </w:pPr>
      <w:r>
        <w:t xml:space="preserve">Ensure that all interviewers in their team know which households they have been allocated; </w:t>
      </w:r>
    </w:p>
    <w:p w14:paraId="1C4D521E" w14:textId="77777777" w:rsidR="00635533" w:rsidRDefault="00635533" w:rsidP="00C73FA2">
      <w:pPr>
        <w:pStyle w:val="ListParagraph"/>
        <w:numPr>
          <w:ilvl w:val="0"/>
          <w:numId w:val="17"/>
        </w:numPr>
      </w:pPr>
      <w:r>
        <w:t xml:space="preserve">Ensure that all interviewers have switched off Wi-Fi, Bluetooth and data connections on their phones, but that GPS remains on. </w:t>
      </w:r>
    </w:p>
    <w:p w14:paraId="5D5400CB" w14:textId="77777777" w:rsidR="00635533" w:rsidRDefault="00635533" w:rsidP="00635533">
      <w:r>
        <w:t>At the end of each day the supervisor should:</w:t>
      </w:r>
    </w:p>
    <w:p w14:paraId="7AAF58EA" w14:textId="77777777" w:rsidR="00635533" w:rsidRDefault="00635533" w:rsidP="00C73FA2">
      <w:pPr>
        <w:pStyle w:val="ListParagraph"/>
        <w:numPr>
          <w:ilvl w:val="0"/>
          <w:numId w:val="16"/>
        </w:numPr>
      </w:pPr>
      <w:r>
        <w:t>Collect the phones from all team members;</w:t>
      </w:r>
    </w:p>
    <w:p w14:paraId="33F2FBCD" w14:textId="77777777" w:rsidR="00635533" w:rsidRPr="00D75B87" w:rsidRDefault="00635533" w:rsidP="00C73FA2">
      <w:pPr>
        <w:pStyle w:val="ListParagraph"/>
        <w:numPr>
          <w:ilvl w:val="0"/>
          <w:numId w:val="16"/>
        </w:numPr>
      </w:pPr>
      <w:r>
        <w:t>Carry out checks on all finalised questionnaires;</w:t>
      </w:r>
    </w:p>
    <w:p w14:paraId="0BB2A571" w14:textId="77777777" w:rsidR="00635533" w:rsidRPr="004A5256" w:rsidRDefault="00635533" w:rsidP="00C73FA2">
      <w:pPr>
        <w:pStyle w:val="ListParagraph"/>
        <w:numPr>
          <w:ilvl w:val="0"/>
          <w:numId w:val="16"/>
        </w:numPr>
      </w:pPr>
      <w:r>
        <w:t xml:space="preserve">Use Bluetooth to take backups of all questionnaires (finalised or just saved) from all phones – see the section </w:t>
      </w:r>
      <w:r>
        <w:rPr>
          <w:i/>
          <w:iCs/>
        </w:rPr>
        <w:t>Backups through Bluetooth;</w:t>
      </w:r>
    </w:p>
    <w:p w14:paraId="5F819BD8" w14:textId="77777777" w:rsidR="00635533" w:rsidRDefault="00635533" w:rsidP="00C73FA2">
      <w:pPr>
        <w:pStyle w:val="ListParagraph"/>
        <w:numPr>
          <w:ilvl w:val="0"/>
          <w:numId w:val="16"/>
        </w:numPr>
      </w:pPr>
      <w:r>
        <w:t xml:space="preserve">If a data network is available upload all finalised and checked questionnaires to the aggregate server – see section on </w:t>
      </w:r>
      <w:r>
        <w:rPr>
          <w:i/>
          <w:iCs/>
        </w:rPr>
        <w:t>Uploading finalised and checked forms to the server</w:t>
      </w:r>
      <w:r>
        <w:t>;</w:t>
      </w:r>
    </w:p>
    <w:p w14:paraId="0A44855D" w14:textId="77777777" w:rsidR="00635533" w:rsidRPr="004D76B6" w:rsidRDefault="00635533" w:rsidP="00C73FA2">
      <w:pPr>
        <w:pStyle w:val="ListParagraph"/>
        <w:numPr>
          <w:ilvl w:val="0"/>
          <w:numId w:val="16"/>
        </w:numPr>
      </w:pPr>
      <w:r>
        <w:t xml:space="preserve">Once backups and uploads are complete, hide buttons on the menu for each interviewer phone (see instructions in </w:t>
      </w:r>
      <w:r w:rsidRPr="00EA442B">
        <w:rPr>
          <w:i/>
          <w:iCs/>
        </w:rPr>
        <w:t>Hiding buttons on the main menu</w:t>
      </w:r>
      <w:r>
        <w:t>);</w:t>
      </w:r>
    </w:p>
    <w:p w14:paraId="01BCF6BD" w14:textId="77777777" w:rsidR="00635533" w:rsidRDefault="00635533" w:rsidP="00C73FA2">
      <w:pPr>
        <w:pStyle w:val="ListParagraph"/>
        <w:numPr>
          <w:ilvl w:val="0"/>
          <w:numId w:val="16"/>
        </w:numPr>
      </w:pPr>
      <w:r>
        <w:t>Ensure that all phones are set to fully charge by the morning.</w:t>
      </w:r>
    </w:p>
    <w:p w14:paraId="49525BBE" w14:textId="77777777" w:rsidR="00635533" w:rsidRDefault="00635533" w:rsidP="00635533">
      <w:pPr>
        <w:pStyle w:val="Heading1"/>
      </w:pPr>
      <w:bookmarkStart w:id="126" w:name="_Toc404019430"/>
      <w:bookmarkStart w:id="127" w:name="_Toc500421530"/>
      <w:r>
        <w:t>Preparing the Android Devices for use</w:t>
      </w:r>
      <w:bookmarkEnd w:id="126"/>
      <w:bookmarkEnd w:id="127"/>
    </w:p>
    <w:p w14:paraId="779672DF" w14:textId="2B407F6B" w:rsidR="00635533" w:rsidRDefault="00635533" w:rsidP="00635533">
      <w:r>
        <w:t xml:space="preserve">Before being distributed for training and fieldwork, each device must be prepared. The initial set up will be done prior to the training. However, it is important that field supervisors understand the process and can complete this in the field as needed. </w:t>
      </w:r>
      <w:r w:rsidR="00DA27F9">
        <w:t>Therefore,</w:t>
      </w:r>
      <w:r>
        <w:t xml:space="preserve"> this will be included in the training </w:t>
      </w:r>
      <w:r>
        <w:lastRenderedPageBreak/>
        <w:t xml:space="preserve">and reviewed with supervisors again at the end of the training, immediately prior to the start of fieldwork, to check that all devices are prepared with the relevant software and settings. </w:t>
      </w:r>
    </w:p>
    <w:p w14:paraId="61C1C69A" w14:textId="77777777" w:rsidR="00635533" w:rsidRDefault="00635533" w:rsidP="00635533">
      <w:r>
        <w:t xml:space="preserve">Instructions are included here also, in case of problems in the field resulting in the need to reinstall software or revisit settings. </w:t>
      </w:r>
    </w:p>
    <w:p w14:paraId="61ECE9DE" w14:textId="77777777" w:rsidR="00635533" w:rsidRDefault="00635533" w:rsidP="00635533">
      <w:r>
        <w:t xml:space="preserve">Each device should be tested to ensure: </w:t>
      </w:r>
    </w:p>
    <w:p w14:paraId="58D4E760" w14:textId="77777777" w:rsidR="00635533" w:rsidRDefault="00635533" w:rsidP="00C73FA2">
      <w:pPr>
        <w:pStyle w:val="ListParagraph"/>
        <w:numPr>
          <w:ilvl w:val="0"/>
          <w:numId w:val="2"/>
        </w:numPr>
      </w:pPr>
      <w:r>
        <w:t>GPS functions (can locate user on a map);</w:t>
      </w:r>
    </w:p>
    <w:p w14:paraId="7ABD4622" w14:textId="77777777" w:rsidR="00635533" w:rsidRDefault="00635533" w:rsidP="00C73FA2">
      <w:pPr>
        <w:pStyle w:val="ListParagraph"/>
        <w:numPr>
          <w:ilvl w:val="0"/>
          <w:numId w:val="2"/>
        </w:numPr>
      </w:pPr>
      <w:r>
        <w:t>Wi-Fi works (can connect to a known Wi-Fi network);</w:t>
      </w:r>
    </w:p>
    <w:p w14:paraId="4A3874A5" w14:textId="77777777" w:rsidR="00635533" w:rsidRDefault="00635533" w:rsidP="00C73FA2">
      <w:pPr>
        <w:pStyle w:val="ListParagraph"/>
        <w:numPr>
          <w:ilvl w:val="0"/>
          <w:numId w:val="2"/>
        </w:numPr>
      </w:pPr>
      <w:r>
        <w:t>The device charges okay and holds charge (fully charge device and leave it unplugged overnight to test this);</w:t>
      </w:r>
    </w:p>
    <w:p w14:paraId="72DFC62A" w14:textId="77777777" w:rsidR="00635533" w:rsidRDefault="00635533" w:rsidP="00C73FA2">
      <w:pPr>
        <w:pStyle w:val="ListParagraph"/>
        <w:numPr>
          <w:ilvl w:val="0"/>
          <w:numId w:val="2"/>
        </w:numPr>
      </w:pPr>
      <w:r>
        <w:t>The SIM is installed correctly and data network functions;</w:t>
      </w:r>
    </w:p>
    <w:p w14:paraId="0DC22C80" w14:textId="77777777" w:rsidR="00635533" w:rsidRDefault="00635533" w:rsidP="00C73FA2">
      <w:pPr>
        <w:pStyle w:val="ListParagraph"/>
        <w:numPr>
          <w:ilvl w:val="0"/>
          <w:numId w:val="2"/>
        </w:numPr>
      </w:pPr>
      <w:r>
        <w:t>An SD card is installed and formatted such that it is recognised by the File Manager.</w:t>
      </w:r>
    </w:p>
    <w:p w14:paraId="6D31EC0F" w14:textId="77777777" w:rsidR="00635533" w:rsidRPr="00EA442B" w:rsidRDefault="00635533" w:rsidP="00635533">
      <w:pPr>
        <w:pStyle w:val="Heading2"/>
      </w:pPr>
      <w:bookmarkStart w:id="128" w:name="_Toc404019431"/>
      <w:bookmarkStart w:id="129" w:name="_Toc500421531"/>
      <w:r w:rsidRPr="00EA442B">
        <w:t>Required Applications</w:t>
      </w:r>
      <w:bookmarkEnd w:id="128"/>
      <w:bookmarkEnd w:id="129"/>
    </w:p>
    <w:p w14:paraId="2F39F92E" w14:textId="77777777" w:rsidR="00635533" w:rsidRDefault="00635533" w:rsidP="00635533">
      <w:r>
        <w:t>The following application must be installed on each device to be used for data collection:</w:t>
      </w:r>
    </w:p>
    <w:p w14:paraId="5E192BC2" w14:textId="77777777" w:rsidR="00635533" w:rsidRDefault="00635533" w:rsidP="00C73FA2">
      <w:pPr>
        <w:pStyle w:val="ListParagraph"/>
        <w:numPr>
          <w:ilvl w:val="0"/>
          <w:numId w:val="3"/>
        </w:numPr>
      </w:pPr>
      <w:r>
        <w:t>ODK Collect</w:t>
      </w:r>
    </w:p>
    <w:p w14:paraId="06B08759" w14:textId="77777777" w:rsidR="00635533" w:rsidRDefault="00635533" w:rsidP="00635533">
      <w:r>
        <w:t xml:space="preserve">It may also be useful to have a PDF Reader (for instance “Adobe PDF Reader”) Installed on the devices, with key reference documents saved to the device’s SD card. </w:t>
      </w:r>
    </w:p>
    <w:p w14:paraId="3D451AF4" w14:textId="77777777" w:rsidR="00635533" w:rsidRDefault="00635533" w:rsidP="00635533">
      <w:pPr>
        <w:pStyle w:val="Heading2"/>
      </w:pPr>
      <w:bookmarkStart w:id="130" w:name="_Toc404019432"/>
      <w:bookmarkStart w:id="131" w:name="_Toc500421532"/>
      <w:r>
        <w:t>Installing Application on the Android Device</w:t>
      </w:r>
      <w:bookmarkEnd w:id="130"/>
      <w:bookmarkEnd w:id="131"/>
    </w:p>
    <w:p w14:paraId="1F27D045" w14:textId="77777777" w:rsidR="00635533" w:rsidRDefault="00635533" w:rsidP="00635533">
      <w:r>
        <w:t xml:space="preserve">Installing applications on an Android device can be done in two ways. </w:t>
      </w:r>
    </w:p>
    <w:p w14:paraId="556DA16F" w14:textId="77777777" w:rsidR="00635533" w:rsidRDefault="00635533" w:rsidP="00C73FA2">
      <w:pPr>
        <w:pStyle w:val="ListParagraph"/>
        <w:numPr>
          <w:ilvl w:val="0"/>
          <w:numId w:val="7"/>
        </w:numPr>
      </w:pPr>
      <w:r>
        <w:t>Installing from an Application Package File (.</w:t>
      </w:r>
      <w:proofErr w:type="spellStart"/>
      <w:r>
        <w:t>apk</w:t>
      </w:r>
      <w:proofErr w:type="spellEnd"/>
      <w:r>
        <w:t>)</w:t>
      </w:r>
    </w:p>
    <w:p w14:paraId="69D70C45" w14:textId="77777777" w:rsidR="00635533" w:rsidRDefault="00635533" w:rsidP="00C73FA2">
      <w:pPr>
        <w:pStyle w:val="ListParagraph"/>
        <w:numPr>
          <w:ilvl w:val="0"/>
          <w:numId w:val="7"/>
        </w:numPr>
      </w:pPr>
      <w:r>
        <w:t>Installing from Play Store</w:t>
      </w:r>
    </w:p>
    <w:p w14:paraId="79FE90F3" w14:textId="3235BF6D" w:rsidR="00635533" w:rsidRDefault="00635533" w:rsidP="00635533">
      <w:pPr>
        <w:rPr>
          <w:ins w:id="132" w:author="Dave Mills" w:date="2018-03-06T18:23:00Z"/>
        </w:rPr>
      </w:pPr>
      <w:r>
        <w:t>APK files are Application Package Files that have been created for the Android operating system. Files with the .</w:t>
      </w:r>
      <w:proofErr w:type="spellStart"/>
      <w:r>
        <w:t>apk</w:t>
      </w:r>
      <w:proofErr w:type="spellEnd"/>
      <w:r>
        <w:t xml:space="preserve"> extension store all the files needed to run a single Android application on an Android mobile device. Using these </w:t>
      </w:r>
      <w:r w:rsidR="00DA27F9">
        <w:t>files,</w:t>
      </w:r>
      <w:r>
        <w:t xml:space="preserve"> you can install an application without having to link to the Play Store.</w:t>
      </w:r>
    </w:p>
    <w:p w14:paraId="52FD99EE" w14:textId="6607176D" w:rsidR="000351C5" w:rsidRDefault="000351C5" w:rsidP="00635533">
      <w:pPr>
        <w:rPr>
          <w:ins w:id="133" w:author="Dave Mills" w:date="2018-03-06T18:23:00Z"/>
        </w:rPr>
      </w:pPr>
    </w:p>
    <w:p w14:paraId="391A93E1" w14:textId="47003408" w:rsidR="000351C5" w:rsidRDefault="000351C5" w:rsidP="00635533">
      <w:pPr>
        <w:rPr>
          <w:ins w:id="134" w:author="Dave Mills" w:date="2018-03-06T18:24:00Z"/>
        </w:rPr>
      </w:pPr>
      <w:ins w:id="135" w:author="Dave Mills" w:date="2018-03-06T18:23:00Z">
        <w:r>
          <w:t xml:space="preserve">If you are preparing the </w:t>
        </w:r>
      </w:ins>
      <w:ins w:id="136" w:author="Dave Mills" w:date="2018-03-06T18:24:00Z">
        <w:r>
          <w:t xml:space="preserve">devices for long term use, we recommend downloading ODK Collect (and any other needed apps) from the Play store, as it is then much easier to keep the applications up-to-date. </w:t>
        </w:r>
      </w:ins>
      <w:ins w:id="137" w:author="Dave Mills" w:date="2018-03-06T18:26:00Z">
        <w:r>
          <w:t>You might choose to use a default project Google account, or require that each enumerator uses their own account</w:t>
        </w:r>
      </w:ins>
      <w:ins w:id="138" w:author="Dave Mills" w:date="2018-03-06T18:27:00Z">
        <w:r>
          <w:t>.</w:t>
        </w:r>
        <w:r>
          <w:rPr>
            <w:rStyle w:val="FootnoteReference"/>
          </w:rPr>
          <w:footnoteReference w:id="1"/>
        </w:r>
      </w:ins>
    </w:p>
    <w:p w14:paraId="1B7A822C" w14:textId="4AEF50A5" w:rsidR="000351C5" w:rsidRDefault="000351C5" w:rsidP="00635533">
      <w:ins w:id="140" w:author="Dave Mills" w:date="2018-03-06T18:24:00Z">
        <w:r>
          <w:t>For devices being prepared for a single project, or one-time surv</w:t>
        </w:r>
      </w:ins>
      <w:ins w:id="141" w:author="Dave Mills" w:date="2018-03-06T18:25:00Z">
        <w:r>
          <w:t>ey, we recommend using the APK files to install needed applications directly. The devices will be reset at the end of the project anyway, and this removes the need to link each device to a Google Account.</w:t>
        </w:r>
      </w:ins>
    </w:p>
    <w:p w14:paraId="360BAAF8" w14:textId="44C3442D" w:rsidR="00635533" w:rsidDel="000351C5" w:rsidRDefault="00635533" w:rsidP="00635533">
      <w:pPr>
        <w:rPr>
          <w:del w:id="142" w:author="Dave Mills" w:date="2018-03-06T18:27:00Z"/>
        </w:rPr>
      </w:pPr>
      <w:r w:rsidRPr="00191D4A">
        <w:rPr>
          <w:b/>
          <w:bCs/>
          <w:noProof/>
          <w:lang w:eastAsia="en-GB" w:bidi="hi-IN"/>
        </w:rPr>
        <w:lastRenderedPageBreak/>
        <w:drawing>
          <wp:anchor distT="0" distB="0" distL="114300" distR="114300" simplePos="0" relativeHeight="251660288" behindDoc="0" locked="0" layoutInCell="1" allowOverlap="1" wp14:anchorId="435983A0" wp14:editId="5C1B67AA">
            <wp:simplePos x="0" y="0"/>
            <wp:positionH relativeFrom="column">
              <wp:posOffset>3430905</wp:posOffset>
            </wp:positionH>
            <wp:positionV relativeFrom="paragraph">
              <wp:posOffset>136737</wp:posOffset>
            </wp:positionV>
            <wp:extent cx="2317750" cy="410210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49437" t="-518" r="2238" b="518"/>
                    <a:stretch/>
                  </pic:blipFill>
                  <pic:spPr bwMode="auto">
                    <a:xfrm>
                      <a:off x="0" y="0"/>
                      <a:ext cx="2317750" cy="410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id="143" w:author="Dave Mills" w:date="2018-03-06T18:27:00Z">
        <w:r w:rsidDel="000351C5">
          <w:delText xml:space="preserve">We recommend using the .apk files provided to install the key applications. </w:delText>
        </w:r>
      </w:del>
    </w:p>
    <w:p w14:paraId="78AACD1F" w14:textId="77777777" w:rsidR="00635533" w:rsidRDefault="00635533" w:rsidP="00635533">
      <w:r>
        <w:t>Prior to or during the training copies of the relevant .</w:t>
      </w:r>
      <w:proofErr w:type="spellStart"/>
      <w:r>
        <w:t>apk</w:t>
      </w:r>
      <w:proofErr w:type="spellEnd"/>
      <w:r>
        <w:t xml:space="preserve"> files will be stored on each phone and the relevant software installed. These instructions here are provided in case a reinstallation is needed while in the field.</w:t>
      </w:r>
    </w:p>
    <w:p w14:paraId="4B8C2715" w14:textId="77777777" w:rsidR="00635533" w:rsidRPr="00EA442B" w:rsidRDefault="00635533" w:rsidP="00635533">
      <w:pPr>
        <w:pStyle w:val="Heading3"/>
      </w:pPr>
      <w:bookmarkStart w:id="144" w:name="_Toc404019433"/>
      <w:bookmarkStart w:id="145" w:name="_Toc500421533"/>
      <w:r w:rsidRPr="00EA442B">
        <w:t>Installing Applications from .</w:t>
      </w:r>
      <w:proofErr w:type="spellStart"/>
      <w:r w:rsidRPr="00EA442B">
        <w:t>apk</w:t>
      </w:r>
      <w:proofErr w:type="spellEnd"/>
      <w:r w:rsidRPr="00EA442B">
        <w:t xml:space="preserve"> files</w:t>
      </w:r>
      <w:bookmarkEnd w:id="144"/>
      <w:bookmarkEnd w:id="145"/>
    </w:p>
    <w:p w14:paraId="5AC41E2E" w14:textId="77777777" w:rsidR="00635533" w:rsidRPr="00EA442B" w:rsidRDefault="00635533" w:rsidP="00635533">
      <w:pPr>
        <w:pStyle w:val="Heading4"/>
      </w:pPr>
      <w:r w:rsidRPr="00EA442B">
        <w:t>1. Allow application installs from "unknown sources"</w:t>
      </w:r>
    </w:p>
    <w:p w14:paraId="30C6A47A" w14:textId="77777777" w:rsidR="00635533" w:rsidRPr="003E57CA" w:rsidRDefault="00635533" w:rsidP="00635533">
      <w:pPr>
        <w:rPr>
          <w:lang w:val="en-US"/>
        </w:rPr>
      </w:pPr>
      <w:r w:rsidRPr="003E57CA">
        <w:rPr>
          <w:lang w:val="en-US"/>
        </w:rPr>
        <w:t>To allow installations from .</w:t>
      </w:r>
      <w:proofErr w:type="spellStart"/>
      <w:r w:rsidRPr="003E57CA">
        <w:rPr>
          <w:lang w:val="en-US"/>
        </w:rPr>
        <w:t>apk</w:t>
      </w:r>
      <w:proofErr w:type="spellEnd"/>
      <w:r w:rsidRPr="003E57CA">
        <w:rPr>
          <w:lang w:val="en-US"/>
        </w:rPr>
        <w:t xml:space="preserve"> files, you need to modify the device’s security settings:</w:t>
      </w:r>
    </w:p>
    <w:p w14:paraId="4FA0A706" w14:textId="23E8D2D8" w:rsidR="00635533" w:rsidRPr="003E57CA" w:rsidRDefault="00635533" w:rsidP="00635533">
      <w:pPr>
        <w:rPr>
          <w:lang w:val="en-US"/>
        </w:rPr>
      </w:pPr>
      <w:r w:rsidRPr="00191D4A">
        <w:rPr>
          <w:b/>
          <w:bCs/>
          <w:lang w:val="en-US"/>
        </w:rPr>
        <w:t>Android 4.x</w:t>
      </w:r>
      <w:ins w:id="146" w:author="Dave Mills" w:date="2018-03-06T18:33:00Z">
        <w:r w:rsidR="00481A27">
          <w:rPr>
            <w:b/>
            <w:bCs/>
            <w:lang w:val="en-US"/>
          </w:rPr>
          <w:t xml:space="preserve"> +</w:t>
        </w:r>
      </w:ins>
      <w:r w:rsidRPr="003E57CA">
        <w:rPr>
          <w:lang w:val="en-US"/>
        </w:rPr>
        <w:t>: Go to Settings &gt; Security &gt; tick “”Unknown sources“</w:t>
      </w:r>
    </w:p>
    <w:p w14:paraId="61346EB0" w14:textId="6CF67DFB" w:rsidR="00635533" w:rsidRDefault="00635533" w:rsidP="00635533">
      <w:pPr>
        <w:rPr>
          <w:ins w:id="147" w:author="Dave Mills" w:date="2018-03-06T18:33:00Z"/>
          <w:lang w:val="en-US"/>
        </w:rPr>
      </w:pPr>
      <w:r>
        <w:rPr>
          <w:lang w:val="en-US"/>
        </w:rPr>
        <w:t>If present, you can also tick “Verify apps” for Android to check whether the app you’re trying to install might be dangerous.</w:t>
      </w:r>
    </w:p>
    <w:p w14:paraId="1046D3E7" w14:textId="372374C0" w:rsidR="00481A27" w:rsidRDefault="00481A27" w:rsidP="00481A27">
      <w:pPr>
        <w:rPr>
          <w:ins w:id="148" w:author="Dave Mills" w:date="2018-03-06T18:38:00Z"/>
          <w:lang w:val="en-US"/>
        </w:rPr>
        <w:pPrChange w:id="149" w:author="Dave Mills" w:date="2018-03-06T18:37:00Z">
          <w:pPr/>
        </w:pPrChange>
      </w:pPr>
      <w:ins w:id="150" w:author="Dave Mills" w:date="2018-03-06T18:33:00Z">
        <w:r>
          <w:rPr>
            <w:b/>
            <w:lang w:val="en-US"/>
          </w:rPr>
          <w:t xml:space="preserve">Android 8.x: </w:t>
        </w:r>
        <w:r>
          <w:rPr>
            <w:lang w:val="en-US"/>
          </w:rPr>
          <w:t xml:space="preserve">Go to Settings &gt; </w:t>
        </w:r>
      </w:ins>
      <w:ins w:id="151" w:author="Dave Mills" w:date="2018-03-06T18:34:00Z">
        <w:r>
          <w:rPr>
            <w:lang w:val="en-US"/>
          </w:rPr>
          <w:t>Apps &amp; Notifications</w:t>
        </w:r>
      </w:ins>
      <w:ins w:id="152" w:author="Dave Mills" w:date="2018-03-06T18:37:00Z">
        <w:r>
          <w:rPr>
            <w:lang w:val="en-US"/>
          </w:rPr>
          <w:t xml:space="preserve">. Find your file manager app in the list. In the App Info page, under “Advanced”, enable </w:t>
        </w:r>
      </w:ins>
      <w:ins w:id="153" w:author="Dave Mills" w:date="2018-03-06T18:38:00Z">
        <w:r>
          <w:rPr>
            <w:lang w:val="en-US"/>
          </w:rPr>
          <w:t>“Install unknown apps”.</w:t>
        </w:r>
      </w:ins>
    </w:p>
    <w:p w14:paraId="5F5E86B5" w14:textId="77777777" w:rsidR="00481A27" w:rsidRPr="00481A27" w:rsidRDefault="00481A27" w:rsidP="00635533">
      <w:pPr>
        <w:rPr>
          <w:rPrChange w:id="154" w:author="Dave Mills" w:date="2018-03-06T18:33:00Z">
            <w:rPr/>
          </w:rPrChange>
        </w:rPr>
      </w:pPr>
    </w:p>
    <w:p w14:paraId="33874A27" w14:textId="77777777" w:rsidR="00635533" w:rsidRDefault="00635533" w:rsidP="00635533">
      <w:r w:rsidRPr="00E16EC8">
        <w:rPr>
          <w:color w:val="FF0000"/>
        </w:rPr>
        <w:t>Remember</w:t>
      </w:r>
      <w:r>
        <w:t xml:space="preserve"> – an Android device is a computer, so be careful when installing applications from unknown sources. While viruses for Android devices are generally less common than for Windows devices, it is still possible to accidentally get viruses, Trojans, malware and other malicious software on your device. Only install .</w:t>
      </w:r>
      <w:proofErr w:type="spellStart"/>
      <w:r>
        <w:t>apk</w:t>
      </w:r>
      <w:proofErr w:type="spellEnd"/>
      <w:r>
        <w:t xml:space="preserve"> files from trustworthy sources!</w:t>
      </w:r>
    </w:p>
    <w:p w14:paraId="68348971" w14:textId="77777777" w:rsidR="00635533" w:rsidRPr="005324E3" w:rsidRDefault="00635533" w:rsidP="00635533">
      <w:pPr>
        <w:pStyle w:val="Heading4"/>
      </w:pPr>
      <w:r>
        <w:t xml:space="preserve">2. </w:t>
      </w:r>
      <w:r w:rsidRPr="00ED2A04">
        <w:t>Copying the .</w:t>
      </w:r>
      <w:proofErr w:type="spellStart"/>
      <w:r w:rsidRPr="00ED2A04">
        <w:t>apk</w:t>
      </w:r>
      <w:proofErr w:type="spellEnd"/>
      <w:r w:rsidRPr="00ED2A04">
        <w:t xml:space="preserve"> files to the Android device</w:t>
      </w:r>
    </w:p>
    <w:p w14:paraId="428994A2" w14:textId="2F71D668" w:rsidR="00635533" w:rsidRDefault="00635533" w:rsidP="00635533">
      <w:pPr>
        <w:rPr>
          <w:ins w:id="155" w:author="Dave Mills" w:date="2018-03-06T18:38:00Z"/>
        </w:rPr>
      </w:pPr>
      <w:r>
        <w:t xml:space="preserve">You can copy the </w:t>
      </w:r>
      <w:proofErr w:type="spellStart"/>
      <w:r>
        <w:t>apk</w:t>
      </w:r>
      <w:proofErr w:type="spellEnd"/>
      <w:r>
        <w:t xml:space="preserve"> files from a PC by connecting your Android device via a USB cable. For Android 4.x, the device will appear in the “My Computer” list of devices on your Windows PC when you connect the device. You may need to unlock the device before connecting. </w:t>
      </w:r>
    </w:p>
    <w:p w14:paraId="3D3B0EC0" w14:textId="6C0D7DCC" w:rsidR="00481A27" w:rsidDel="00481A27" w:rsidRDefault="00481A27" w:rsidP="00635533">
      <w:pPr>
        <w:pStyle w:val="Heading4"/>
        <w:rPr>
          <w:del w:id="156" w:author="Dave Mills" w:date="2018-03-06T18:38:00Z"/>
        </w:rPr>
      </w:pPr>
    </w:p>
    <w:p w14:paraId="5C9FE2A9" w14:textId="6D350015" w:rsidR="00481A27" w:rsidRPr="00481A27" w:rsidRDefault="00481A27" w:rsidP="00481A27">
      <w:pPr>
        <w:rPr>
          <w:ins w:id="157" w:author="Dave Mills" w:date="2018-03-06T18:38:00Z"/>
          <w:rPrChange w:id="158" w:author="Dave Mills" w:date="2018-03-06T18:38:00Z">
            <w:rPr>
              <w:ins w:id="159" w:author="Dave Mills" w:date="2018-03-06T18:38:00Z"/>
            </w:rPr>
          </w:rPrChange>
        </w:rPr>
        <w:pPrChange w:id="160" w:author="Dave Mills" w:date="2018-03-06T18:38:00Z">
          <w:pPr/>
        </w:pPrChange>
      </w:pPr>
      <w:ins w:id="161" w:author="Dave Mills" w:date="2018-03-06T18:38:00Z">
        <w:r>
          <w:t>You can also download the APK files dire</w:t>
        </w:r>
      </w:ins>
      <w:ins w:id="162" w:author="Dave Mills" w:date="2018-03-06T18:39:00Z">
        <w:r>
          <w:t>ctly to the device, either through the web browser</w:t>
        </w:r>
      </w:ins>
      <w:ins w:id="163" w:author="Dave Mills" w:date="2018-03-06T18:40:00Z">
        <w:r w:rsidR="00BC164F">
          <w:t xml:space="preserve">, or via an application like OneDrive to synchronise the files to the device. </w:t>
        </w:r>
      </w:ins>
    </w:p>
    <w:p w14:paraId="3317E9DD" w14:textId="77777777" w:rsidR="00635533" w:rsidRPr="00690B67" w:rsidRDefault="00635533" w:rsidP="00635533">
      <w:pPr>
        <w:pStyle w:val="Heading4"/>
      </w:pPr>
      <w:r w:rsidRPr="00690B67">
        <w:t>3. Install applications from the .</w:t>
      </w:r>
      <w:proofErr w:type="spellStart"/>
      <w:r w:rsidRPr="00690B67">
        <w:t>apk</w:t>
      </w:r>
      <w:proofErr w:type="spellEnd"/>
      <w:r w:rsidRPr="00690B67">
        <w:t xml:space="preserve"> files.</w:t>
      </w:r>
    </w:p>
    <w:p w14:paraId="3773830D" w14:textId="77777777" w:rsidR="00635533" w:rsidRDefault="00635533" w:rsidP="00635533">
      <w:r>
        <w:t>The file you need for the required application is:</w:t>
      </w:r>
    </w:p>
    <w:p w14:paraId="6577534D" w14:textId="2C32890B" w:rsidR="00635533" w:rsidRDefault="00635533" w:rsidP="00C73FA2">
      <w:pPr>
        <w:pStyle w:val="ListParagraph"/>
        <w:numPr>
          <w:ilvl w:val="0"/>
          <w:numId w:val="8"/>
        </w:numPr>
      </w:pPr>
      <w:r>
        <w:t xml:space="preserve">ODK Collect </w:t>
      </w:r>
      <w:del w:id="164" w:author="Dave Mills" w:date="2018-03-06T18:31:00Z">
        <w:r w:rsidDel="00481A27">
          <w:delText>v1.4.4 rev 1045.apk</w:delText>
        </w:r>
      </w:del>
      <w:ins w:id="165" w:author="Dave Mills" w:date="2018-03-06T18:31:00Z">
        <w:r w:rsidR="00481A27">
          <w:t xml:space="preserve">&lt; add </w:t>
        </w:r>
      </w:ins>
      <w:ins w:id="166" w:author="Dave Mills" w:date="2018-03-06T18:32:00Z">
        <w:r w:rsidR="00481A27">
          <w:t>recent required version here &gt;</w:t>
        </w:r>
        <w:r w:rsidR="00481A27">
          <w:rPr>
            <w:rStyle w:val="FootnoteReference"/>
          </w:rPr>
          <w:footnoteReference w:id="2"/>
        </w:r>
      </w:ins>
    </w:p>
    <w:p w14:paraId="2DC3990D" w14:textId="62E96A47" w:rsidR="00635533" w:rsidRDefault="00635533" w:rsidP="00635533">
      <w:pPr>
        <w:rPr>
          <w:ins w:id="168" w:author="Dave Mills" w:date="2018-03-06T18:39:00Z"/>
        </w:rPr>
      </w:pPr>
      <w:r>
        <w:t>Once the .</w:t>
      </w:r>
      <w:proofErr w:type="spellStart"/>
      <w:r>
        <w:t>apk</w:t>
      </w:r>
      <w:proofErr w:type="spellEnd"/>
      <w:r>
        <w:t xml:space="preserve"> file is copied to your Android device, find it in the file manager and tap to open it. You will be prompted to confirm that you wish to install the software. If a different version of the application is already installed, it will ask if you wish to replace it with this version. Usually you will not want to; unless you know you are installing a newer version. </w:t>
      </w:r>
    </w:p>
    <w:p w14:paraId="2F9F13F0" w14:textId="77777777" w:rsidR="00BC164F" w:rsidRDefault="00BC164F" w:rsidP="00635533"/>
    <w:p w14:paraId="43D346AA" w14:textId="77777777" w:rsidR="00635533" w:rsidRDefault="00635533" w:rsidP="00635533">
      <w:pPr>
        <w:pStyle w:val="Heading3"/>
      </w:pPr>
      <w:bookmarkStart w:id="169" w:name="_Toc404019434"/>
      <w:bookmarkStart w:id="170" w:name="_Toc500421534"/>
      <w:r>
        <w:lastRenderedPageBreak/>
        <w:t>Installing ODK Collect (and other applications) from the Play Store</w:t>
      </w:r>
      <w:bookmarkEnd w:id="169"/>
      <w:bookmarkEnd w:id="170"/>
    </w:p>
    <w:p w14:paraId="1B4AB16A" w14:textId="23788DEC" w:rsidR="00635533" w:rsidRPr="00D771E6" w:rsidDel="00BC164F" w:rsidRDefault="00635533" w:rsidP="00635533">
      <w:pPr>
        <w:rPr>
          <w:del w:id="171" w:author="Dave Mills" w:date="2018-03-06T18:39:00Z"/>
          <w:i/>
          <w:iCs/>
        </w:rPr>
      </w:pPr>
      <w:del w:id="172" w:author="Dave Mills" w:date="2018-03-06T18:39:00Z">
        <w:r w:rsidRPr="00D771E6" w:rsidDel="00BC164F">
          <w:rPr>
            <w:i/>
            <w:iCs/>
          </w:rPr>
          <w:delText xml:space="preserve">We strongly advise you to use the .apk files to install the software you need for the survey, but the following instructions are provided just in case that doesn't work. Please only use the following method if really necessary. </w:delText>
        </w:r>
      </w:del>
    </w:p>
    <w:p w14:paraId="1B84F831" w14:textId="77777777" w:rsidR="00635533" w:rsidRDefault="00635533" w:rsidP="00635533">
      <w:r>
        <w:t>Before you can download applications from the Play Store, you need to add a valid Google Account to your Android device. The following information is taken from the Google support article at:</w:t>
      </w:r>
    </w:p>
    <w:p w14:paraId="57322A9E" w14:textId="77777777" w:rsidR="00635533" w:rsidRDefault="00CB6551" w:rsidP="00635533">
      <w:hyperlink r:id="rId23" w:history="1">
        <w:r w:rsidR="00635533" w:rsidRPr="00B97A7C">
          <w:rPr>
            <w:rStyle w:val="Hyperlink"/>
          </w:rPr>
          <w:t>https://support.googl</w:t>
        </w:r>
        <w:r w:rsidR="00635533" w:rsidRPr="00B97A7C">
          <w:rPr>
            <w:rStyle w:val="Hyperlink"/>
          </w:rPr>
          <w:t>e</w:t>
        </w:r>
        <w:r w:rsidR="00635533" w:rsidRPr="00B97A7C">
          <w:rPr>
            <w:rStyle w:val="Hyperlink"/>
          </w:rPr>
          <w:t>.com/a/users/answer/1738362?hl=en</w:t>
        </w:r>
      </w:hyperlink>
    </w:p>
    <w:p w14:paraId="3A99DFCB" w14:textId="77777777" w:rsidR="00635533" w:rsidRDefault="00635533" w:rsidP="00635533">
      <w:r>
        <w:t>“To use the native Google Apps mail, contacts, and calendar apps on your Android, you need to sign in to your Google Apps account. Instructions below are for users with a Nexus or Google Play edition device running Android 4.2 or higher. If you're using a different device, your setup instructions may vary. You only have to do this once:</w:t>
      </w:r>
    </w:p>
    <w:p w14:paraId="3C2B33E8" w14:textId="109429D3" w:rsidR="00635533" w:rsidRPr="00756047" w:rsidRDefault="00635533" w:rsidP="00C73FA2">
      <w:pPr>
        <w:pStyle w:val="ListParagraph"/>
        <w:numPr>
          <w:ilvl w:val="0"/>
          <w:numId w:val="4"/>
        </w:numPr>
        <w:rPr>
          <w:lang w:val="en-US"/>
        </w:rPr>
      </w:pPr>
      <w:r w:rsidRPr="00756047">
        <w:rPr>
          <w:lang w:val="en-US"/>
        </w:rPr>
        <w:t xml:space="preserve">Touch the </w:t>
      </w:r>
      <w:r w:rsidRPr="00756047">
        <w:rPr>
          <w:b/>
          <w:bCs/>
          <w:lang w:val="en-US"/>
        </w:rPr>
        <w:t>Settings</w:t>
      </w:r>
      <w:r w:rsidRPr="00756047">
        <w:rPr>
          <w:lang w:val="en-US"/>
        </w:rPr>
        <w:t xml:space="preserve"> &gt; </w:t>
      </w:r>
      <w:r w:rsidRPr="00756047">
        <w:rPr>
          <w:b/>
          <w:bCs/>
          <w:lang w:val="en-US"/>
        </w:rPr>
        <w:t>Add account</w:t>
      </w:r>
      <w:r w:rsidRPr="00756047">
        <w:rPr>
          <w:lang w:val="en-US"/>
        </w:rPr>
        <w:t xml:space="preserve"> &gt; </w:t>
      </w:r>
      <w:r w:rsidRPr="00756047">
        <w:rPr>
          <w:b/>
          <w:bCs/>
          <w:lang w:val="en-US"/>
        </w:rPr>
        <w:t>Google</w:t>
      </w:r>
      <w:r w:rsidRPr="00756047">
        <w:rPr>
          <w:lang w:val="en-US"/>
        </w:rPr>
        <w:t xml:space="preserve"> to add your Google Apps account.</w:t>
      </w:r>
      <w:r w:rsidRPr="00756047">
        <w:rPr>
          <w:rFonts w:ascii="MS Gothic" w:hAnsi="MS Gothic" w:cs="MS Gothic"/>
          <w:lang w:val="en-US"/>
        </w:rPr>
        <w:t> </w:t>
      </w:r>
      <w:del w:id="173" w:author="Dave Mills" w:date="2018-03-06T18:42:00Z">
        <w:r w:rsidRPr="00B97A7C" w:rsidDel="00BC164F">
          <w:rPr>
            <w:noProof/>
            <w:lang w:eastAsia="en-GB" w:bidi="hi-IN"/>
          </w:rPr>
          <w:drawing>
            <wp:inline distT="0" distB="0" distL="0" distR="0" wp14:anchorId="2264DD18" wp14:editId="4B4E2953">
              <wp:extent cx="2333625" cy="356446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5789" cy="3567771"/>
                      </a:xfrm>
                      <a:prstGeom prst="rect">
                        <a:avLst/>
                      </a:prstGeom>
                      <a:noFill/>
                      <a:ln>
                        <a:noFill/>
                      </a:ln>
                    </pic:spPr>
                  </pic:pic>
                </a:graphicData>
              </a:graphic>
            </wp:inline>
          </w:drawing>
        </w:r>
        <w:r w:rsidRPr="00B97A7C" w:rsidDel="00BC164F">
          <w:rPr>
            <w:noProof/>
            <w:lang w:eastAsia="en-GB" w:bidi="hi-IN"/>
          </w:rPr>
          <w:drawing>
            <wp:inline distT="0" distB="0" distL="0" distR="0" wp14:anchorId="3ABE8181" wp14:editId="1F1540DF">
              <wp:extent cx="2349500" cy="354753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2265" cy="3551707"/>
                      </a:xfrm>
                      <a:prstGeom prst="rect">
                        <a:avLst/>
                      </a:prstGeom>
                      <a:noFill/>
                      <a:ln>
                        <a:noFill/>
                      </a:ln>
                    </pic:spPr>
                  </pic:pic>
                </a:graphicData>
              </a:graphic>
            </wp:inline>
          </w:drawing>
        </w:r>
      </w:del>
    </w:p>
    <w:p w14:paraId="607317DB" w14:textId="77777777" w:rsidR="00635533" w:rsidRPr="00756047" w:rsidRDefault="00635533" w:rsidP="00C73FA2">
      <w:pPr>
        <w:pStyle w:val="ListParagraph"/>
        <w:numPr>
          <w:ilvl w:val="0"/>
          <w:numId w:val="4"/>
        </w:numPr>
        <w:rPr>
          <w:lang w:val="en-US"/>
        </w:rPr>
      </w:pPr>
      <w:r w:rsidRPr="00756047">
        <w:rPr>
          <w:lang w:val="en-US"/>
        </w:rPr>
        <w:t xml:space="preserve">Select </w:t>
      </w:r>
      <w:r w:rsidRPr="00756047">
        <w:rPr>
          <w:b/>
          <w:bCs/>
          <w:lang w:val="en-US"/>
        </w:rPr>
        <w:t>Existing</w:t>
      </w:r>
      <w:r w:rsidRPr="00756047">
        <w:rPr>
          <w:lang w:val="en-US"/>
        </w:rPr>
        <w:t xml:space="preserve"> and enter your full Google Apps email address as your username and enter your password.</w:t>
      </w:r>
    </w:p>
    <w:p w14:paraId="3A671ED3" w14:textId="625ECE8C" w:rsidR="00635533" w:rsidRPr="00B97A7C" w:rsidDel="00BC164F" w:rsidRDefault="00635533" w:rsidP="00635533">
      <w:pPr>
        <w:rPr>
          <w:del w:id="174" w:author="Dave Mills" w:date="2018-03-06T18:43:00Z"/>
          <w:lang w:val="en-US"/>
        </w:rPr>
      </w:pPr>
      <w:del w:id="175" w:author="Dave Mills" w:date="2018-03-06T18:43:00Z">
        <w:r w:rsidRPr="00B97A7C" w:rsidDel="00BC164F">
          <w:rPr>
            <w:rFonts w:ascii="MS Gothic" w:eastAsia="MS Gothic" w:hAnsi="MS Gothic" w:cs="MS Gothic" w:hint="eastAsia"/>
            <w:lang w:val="en-US"/>
          </w:rPr>
          <w:delText> </w:delText>
        </w:r>
        <w:r w:rsidRPr="00B97A7C" w:rsidDel="00BC164F">
          <w:rPr>
            <w:noProof/>
            <w:lang w:eastAsia="en-GB" w:bidi="hi-IN"/>
          </w:rPr>
          <w:drawing>
            <wp:inline distT="0" distB="0" distL="0" distR="0" wp14:anchorId="3E99DFCA" wp14:editId="2D90F892">
              <wp:extent cx="2353655" cy="3838353"/>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4617" cy="3839922"/>
                      </a:xfrm>
                      <a:prstGeom prst="rect">
                        <a:avLst/>
                      </a:prstGeom>
                      <a:noFill/>
                      <a:ln>
                        <a:noFill/>
                      </a:ln>
                    </pic:spPr>
                  </pic:pic>
                </a:graphicData>
              </a:graphic>
            </wp:inline>
          </w:drawing>
        </w:r>
        <w:r w:rsidRPr="00B97A7C" w:rsidDel="00BC164F">
          <w:rPr>
            <w:noProof/>
            <w:lang w:eastAsia="en-GB" w:bidi="hi-IN"/>
          </w:rPr>
          <w:drawing>
            <wp:inline distT="0" distB="0" distL="0" distR="0" wp14:anchorId="0200740E" wp14:editId="7421F59B">
              <wp:extent cx="2342046" cy="381942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42282" cy="3819807"/>
                      </a:xfrm>
                      <a:prstGeom prst="rect">
                        <a:avLst/>
                      </a:prstGeom>
                      <a:noFill/>
                      <a:ln>
                        <a:noFill/>
                      </a:ln>
                    </pic:spPr>
                  </pic:pic>
                </a:graphicData>
              </a:graphic>
            </wp:inline>
          </w:drawing>
        </w:r>
      </w:del>
    </w:p>
    <w:p w14:paraId="21165E92" w14:textId="77777777" w:rsidR="00635533" w:rsidRDefault="00635533" w:rsidP="00C73FA2">
      <w:pPr>
        <w:pStyle w:val="ListParagraph"/>
        <w:numPr>
          <w:ilvl w:val="0"/>
          <w:numId w:val="4"/>
        </w:numPr>
      </w:pPr>
      <w:r>
        <w:t>Set up Google Account on Android SSO, step 3</w:t>
      </w:r>
    </w:p>
    <w:p w14:paraId="7236B950" w14:textId="77777777" w:rsidR="00635533" w:rsidRDefault="00635533" w:rsidP="00C73FA2">
      <w:pPr>
        <w:pStyle w:val="ListParagraph"/>
        <w:numPr>
          <w:ilvl w:val="0"/>
          <w:numId w:val="4"/>
        </w:numPr>
      </w:pPr>
      <w:r>
        <w:t>Touch OK to agree to the Terms of Service. The device will sign in to your domain. This process may take a few minutes.</w:t>
      </w:r>
    </w:p>
    <w:p w14:paraId="38702DB2" w14:textId="77777777" w:rsidR="00635533" w:rsidRDefault="00635533" w:rsidP="00635533">
      <w:r>
        <w:t>Additional steps for 2-step verification users:</w:t>
      </w:r>
    </w:p>
    <w:p w14:paraId="4295D46A" w14:textId="77777777" w:rsidR="00635533" w:rsidRDefault="00635533" w:rsidP="00C73FA2">
      <w:pPr>
        <w:pStyle w:val="ListParagraph"/>
        <w:numPr>
          <w:ilvl w:val="0"/>
          <w:numId w:val="5"/>
        </w:numPr>
      </w:pPr>
      <w:r>
        <w:t xml:space="preserve">You may be presented with additional steps giving you the option to join Google+, opt in to Google Play communications, or set up a credit card to purchase Google Play media. You can choose to set these up or touch </w:t>
      </w:r>
      <w:r w:rsidRPr="00B76C23">
        <w:rPr>
          <w:b/>
          <w:bCs/>
        </w:rPr>
        <w:t>Not now</w:t>
      </w:r>
      <w:r>
        <w:t>.</w:t>
      </w:r>
    </w:p>
    <w:p w14:paraId="0902BCAE" w14:textId="77777777" w:rsidR="00635533" w:rsidRDefault="00635533" w:rsidP="00635533">
      <w:r>
        <w:t>After completing these steps, you should see Account sign-in successful. You can choose which services you want to sync to the device.</w:t>
      </w:r>
    </w:p>
    <w:p w14:paraId="490D0E57" w14:textId="77777777" w:rsidR="00635533" w:rsidRDefault="00635533" w:rsidP="00635533">
      <w:r>
        <w:t>That's it! You can now use Google Apps from your Android. Just launch Gmail, Google Calendar, or whichever app you want to use.</w:t>
      </w:r>
    </w:p>
    <w:p w14:paraId="14EC031D" w14:textId="77777777" w:rsidR="00635533" w:rsidRDefault="00635533" w:rsidP="00635533">
      <w:r>
        <w:t>And going forward, you can change which services can sync with Google Apps on your device at any time by going to Settings &gt; Google &gt; touch your account. If a service you've selected isn't syncing, check with your administrator to make sure that that service has been enabled for your domain.”</w:t>
      </w:r>
    </w:p>
    <w:p w14:paraId="3D402B67" w14:textId="77777777" w:rsidR="00635533" w:rsidRPr="002038AC" w:rsidRDefault="00635533" w:rsidP="00635533">
      <w:pPr>
        <w:pStyle w:val="Heading3"/>
      </w:pPr>
      <w:bookmarkStart w:id="176" w:name="_Toc404019435"/>
      <w:bookmarkStart w:id="177" w:name="_Toc500421535"/>
      <w:r w:rsidRPr="002038AC">
        <w:t>Installing ODK Collect from the Play Store</w:t>
      </w:r>
      <w:bookmarkEnd w:id="176"/>
      <w:bookmarkEnd w:id="177"/>
    </w:p>
    <w:p w14:paraId="61CDED47" w14:textId="79AA8B23" w:rsidR="00635533" w:rsidRDefault="00635533" w:rsidP="00635533">
      <w:r>
        <w:t>To install ODK Collect, go to the Google Play Store and search for “ODK Collect”</w:t>
      </w:r>
      <w:ins w:id="178" w:author="Dave Mills" w:date="2018-03-06T18:41:00Z">
        <w:r w:rsidR="00BC164F">
          <w:t>. Ensure you are installing the version provided by Open Data Kit</w:t>
        </w:r>
      </w:ins>
      <w:ins w:id="179" w:author="Dave Mills" w:date="2018-03-06T18:42:00Z">
        <w:r w:rsidR="00BC164F">
          <w:t xml:space="preserve"> (with the logo </w:t>
        </w:r>
        <w:r w:rsidR="00BC164F">
          <w:rPr>
            <w:noProof/>
          </w:rPr>
          <w:drawing>
            <wp:inline distT="0" distB="0" distL="0" distR="0" wp14:anchorId="388285D4" wp14:editId="4AA6BCEC">
              <wp:extent cx="248849" cy="248849"/>
              <wp:effectExtent l="0" t="0" r="571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m_flPlqE9ZW3HN8L_a3w9WPHI4eTNJrHbe2CANRrVu78Gvj1snBffE_AsITF547Uo1Q=w300.png"/>
                      <pic:cNvPicPr/>
                    </pic:nvPicPr>
                    <pic:blipFill>
                      <a:blip r:embed="rId16"/>
                      <a:stretch>
                        <a:fillRect/>
                      </a:stretch>
                    </pic:blipFill>
                    <pic:spPr>
                      <a:xfrm>
                        <a:off x="0" y="0"/>
                        <a:ext cx="263730" cy="263730"/>
                      </a:xfrm>
                      <a:prstGeom prst="rect">
                        <a:avLst/>
                      </a:prstGeom>
                    </pic:spPr>
                  </pic:pic>
                </a:graphicData>
              </a:graphic>
            </wp:inline>
          </w:drawing>
        </w:r>
        <w:r w:rsidR="00BC164F">
          <w:t>)</w:t>
        </w:r>
      </w:ins>
      <w:del w:id="180" w:author="Dave Mills" w:date="2018-03-06T18:41:00Z">
        <w:r w:rsidDel="00BC164F">
          <w:delText xml:space="preserve"> </w:delText>
        </w:r>
      </w:del>
      <w:del w:id="181" w:author="Dave Mills" w:date="2018-03-06T18:40:00Z">
        <w:r w:rsidDel="00BC164F">
          <w:delText xml:space="preserve">as shown below in </w:delText>
        </w:r>
        <w:r w:rsidDel="00BC164F">
          <w:fldChar w:fldCharType="begin"/>
        </w:r>
        <w:r w:rsidDel="00BC164F">
          <w:delInstrText xml:space="preserve"> REF _Ref392499352 \h </w:delInstrText>
        </w:r>
        <w:r w:rsidDel="00BC164F">
          <w:fldChar w:fldCharType="separate"/>
        </w:r>
        <w:r w:rsidR="005A4247" w:rsidDel="00BC164F">
          <w:rPr>
            <w:b/>
            <w:bCs/>
            <w:lang w:val="en-US"/>
          </w:rPr>
          <w:delText>Error! Reference source not found.</w:delText>
        </w:r>
        <w:r w:rsidDel="00BC164F">
          <w:fldChar w:fldCharType="end"/>
        </w:r>
        <w:r w:rsidDel="00BC164F">
          <w:delText>.</w:delText>
        </w:r>
      </w:del>
    </w:p>
    <w:p w14:paraId="341494FC" w14:textId="044E1A8C" w:rsidR="00635533" w:rsidRPr="002038AC" w:rsidRDefault="00635533" w:rsidP="00AF6A78">
      <w:pPr>
        <w:pStyle w:val="Caption"/>
        <w:keepNext/>
      </w:pPr>
      <w:del w:id="182" w:author="Dave Mills" w:date="2018-03-06T18:41:00Z">
        <w:r w:rsidRPr="002038AC" w:rsidDel="00BC164F">
          <w:delText xml:space="preserve">Figure </w:delText>
        </w:r>
        <w:r w:rsidRPr="002038AC" w:rsidDel="00BC164F">
          <w:fldChar w:fldCharType="begin"/>
        </w:r>
        <w:r w:rsidRPr="002038AC" w:rsidDel="00BC164F">
          <w:delInstrText xml:space="preserve"> SEQ Figure \* ARABIC </w:delInstrText>
        </w:r>
        <w:r w:rsidRPr="002038AC" w:rsidDel="00BC164F">
          <w:fldChar w:fldCharType="separate"/>
        </w:r>
        <w:r w:rsidR="005A4247" w:rsidDel="00BC164F">
          <w:rPr>
            <w:noProof/>
          </w:rPr>
          <w:delText>1</w:delText>
        </w:r>
        <w:r w:rsidRPr="002038AC" w:rsidDel="00BC164F">
          <w:fldChar w:fldCharType="end"/>
        </w:r>
        <w:r w:rsidRPr="002038AC" w:rsidDel="00BC164F">
          <w:delText xml:space="preserve"> - Installation of ODK Collect</w:delText>
        </w:r>
      </w:del>
    </w:p>
    <w:tbl>
      <w:tblPr>
        <w:tblStyle w:val="TableGrid"/>
        <w:tblW w:w="0" w:type="auto"/>
        <w:tblBorders>
          <w:top w:val="single" w:sz="4" w:space="0" w:color="943634" w:themeColor="accent2" w:themeShade="BF"/>
          <w:left w:val="single" w:sz="4" w:space="0" w:color="943634" w:themeColor="accent2" w:themeShade="BF"/>
          <w:bottom w:val="single" w:sz="4" w:space="0" w:color="943634" w:themeColor="accent2" w:themeShade="BF"/>
          <w:right w:val="single" w:sz="4" w:space="0" w:color="943634" w:themeColor="accent2" w:themeShade="BF"/>
          <w:insideH w:val="single" w:sz="4" w:space="0" w:color="943634" w:themeColor="accent2" w:themeShade="BF"/>
          <w:insideV w:val="single" w:sz="4" w:space="0" w:color="943634" w:themeColor="accent2" w:themeShade="BF"/>
        </w:tblBorders>
        <w:tblLook w:val="04A0" w:firstRow="1" w:lastRow="0" w:firstColumn="1" w:lastColumn="0" w:noHBand="0" w:noVBand="1"/>
      </w:tblPr>
      <w:tblGrid>
        <w:gridCol w:w="9061"/>
      </w:tblGrid>
      <w:tr w:rsidR="00635533" w:rsidDel="00BC164F" w14:paraId="0005527B" w14:textId="20C1ECBC" w:rsidTr="00CB6551">
        <w:trPr>
          <w:del w:id="183" w:author="Dave Mills" w:date="2018-03-06T18:40:00Z"/>
        </w:trPr>
        <w:tc>
          <w:tcPr>
            <w:tcW w:w="9287" w:type="dxa"/>
          </w:tcPr>
          <w:p w14:paraId="14A4595F" w14:textId="047F3FDE" w:rsidR="00635533" w:rsidDel="00BC164F" w:rsidRDefault="00635533" w:rsidP="00CB6551">
            <w:pPr>
              <w:rPr>
                <w:del w:id="184" w:author="Dave Mills" w:date="2018-03-06T18:40:00Z"/>
              </w:rPr>
            </w:pPr>
            <w:del w:id="185" w:author="Dave Mills" w:date="2018-03-06T18:40:00Z">
              <w:r w:rsidDel="00BC164F">
                <w:rPr>
                  <w:noProof/>
                  <w:lang w:eastAsia="en-GB" w:bidi="hi-IN"/>
                </w:rPr>
                <mc:AlternateContent>
                  <mc:Choice Requires="wpg">
                    <w:drawing>
                      <wp:inline distT="0" distB="0" distL="0" distR="0" wp14:anchorId="161A125E" wp14:editId="4989C621">
                        <wp:extent cx="5760085" cy="6306721"/>
                        <wp:effectExtent l="0" t="0" r="12065" b="0"/>
                        <wp:docPr id="8" name="Group 8"/>
                        <wp:cNvGraphicFramePr/>
                        <a:graphic xmlns:a="http://schemas.openxmlformats.org/drawingml/2006/main">
                          <a:graphicData uri="http://schemas.microsoft.com/office/word/2010/wordprocessingGroup">
                            <wpg:wgp>
                              <wpg:cNvGrpSpPr/>
                              <wpg:grpSpPr>
                                <a:xfrm>
                                  <a:off x="0" y="0"/>
                                  <a:ext cx="5760085" cy="6306721"/>
                                  <a:chOff x="0" y="0"/>
                                  <a:chExt cx="5915406" cy="6476493"/>
                                </a:xfrm>
                              </wpg:grpSpPr>
                              <wps:wsp>
                                <wps:cNvPr id="9" name="Rectangle 9"/>
                                <wps:cNvSpPr/>
                                <wps:spPr>
                                  <a:xfrm>
                                    <a:off x="78029" y="0"/>
                                    <a:ext cx="42144" cy="186477"/>
                                  </a:xfrm>
                                  <a:prstGeom prst="rect">
                                    <a:avLst/>
                                  </a:prstGeom>
                                  <a:ln>
                                    <a:noFill/>
                                  </a:ln>
                                </wps:spPr>
                                <wps:txbx>
                                  <w:txbxContent>
                                    <w:p w14:paraId="6A5F3AB6" w14:textId="77777777" w:rsidR="00CB6551" w:rsidRDefault="00CB6551" w:rsidP="00635533">
                                      <w:r>
                                        <w:t xml:space="preserve"> </w:t>
                                      </w:r>
                                    </w:p>
                                  </w:txbxContent>
                                </wps:txbx>
                                <wps:bodyPr horzOverflow="overflow" vert="horz" lIns="0" tIns="0" rIns="0" bIns="0" rtlCol="0">
                                  <a:noAutofit/>
                                </wps:bodyPr>
                              </wps:wsp>
                              <wps:wsp>
                                <wps:cNvPr id="10" name="Rectangle 10"/>
                                <wps:cNvSpPr/>
                                <wps:spPr>
                                  <a:xfrm>
                                    <a:off x="535178" y="321564"/>
                                    <a:ext cx="42144" cy="186477"/>
                                  </a:xfrm>
                                  <a:prstGeom prst="rect">
                                    <a:avLst/>
                                  </a:prstGeom>
                                  <a:ln>
                                    <a:noFill/>
                                  </a:ln>
                                </wps:spPr>
                                <wps:txbx>
                                  <w:txbxContent>
                                    <w:p w14:paraId="0AE61CC7" w14:textId="77777777" w:rsidR="00CB6551" w:rsidRDefault="00CB6551" w:rsidP="00635533">
                                      <w:r>
                                        <w:t xml:space="preserve"> </w:t>
                                      </w:r>
                                    </w:p>
                                  </w:txbxContent>
                                </wps:txbx>
                                <wps:bodyPr horzOverflow="overflow" vert="horz" lIns="0" tIns="0" rIns="0" bIns="0" rtlCol="0">
                                  <a:noAutofit/>
                                </wps:bodyPr>
                              </wps:wsp>
                              <wps:wsp>
                                <wps:cNvPr id="11" name="Rectangle 11"/>
                                <wps:cNvSpPr/>
                                <wps:spPr>
                                  <a:xfrm>
                                    <a:off x="535178" y="519684"/>
                                    <a:ext cx="42144" cy="186477"/>
                                  </a:xfrm>
                                  <a:prstGeom prst="rect">
                                    <a:avLst/>
                                  </a:prstGeom>
                                  <a:ln>
                                    <a:noFill/>
                                  </a:ln>
                                </wps:spPr>
                                <wps:txbx>
                                  <w:txbxContent>
                                    <w:p w14:paraId="1D1A769B" w14:textId="77777777" w:rsidR="00CB6551" w:rsidRDefault="00CB6551" w:rsidP="00635533">
                                      <w:r>
                                        <w:t xml:space="preserve"> </w:t>
                                      </w:r>
                                    </w:p>
                                  </w:txbxContent>
                                </wps:txbx>
                                <wps:bodyPr horzOverflow="overflow" vert="horz" lIns="0" tIns="0" rIns="0" bIns="0" rtlCol="0">
                                  <a:noAutofit/>
                                </wps:bodyPr>
                              </wps:wsp>
                              <wps:wsp>
                                <wps:cNvPr id="12" name="Rectangle 12"/>
                                <wps:cNvSpPr/>
                                <wps:spPr>
                                  <a:xfrm>
                                    <a:off x="567182" y="519684"/>
                                    <a:ext cx="42144" cy="186477"/>
                                  </a:xfrm>
                                  <a:prstGeom prst="rect">
                                    <a:avLst/>
                                  </a:prstGeom>
                                  <a:ln>
                                    <a:noFill/>
                                  </a:ln>
                                </wps:spPr>
                                <wps:txbx>
                                  <w:txbxContent>
                                    <w:p w14:paraId="3AAF1FA8" w14:textId="77777777" w:rsidR="00CB6551" w:rsidRDefault="00CB6551" w:rsidP="00635533">
                                      <w:r>
                                        <w:t xml:space="preserve"> </w:t>
                                      </w:r>
                                    </w:p>
                                  </w:txbxContent>
                                </wps:txbx>
                                <wps:bodyPr horzOverflow="overflow" vert="horz" lIns="0" tIns="0" rIns="0" bIns="0" rtlCol="0">
                                  <a:noAutofit/>
                                </wps:bodyPr>
                              </wps:wsp>
                              <wps:wsp>
                                <wps:cNvPr id="13" name="Rectangle 13"/>
                                <wps:cNvSpPr/>
                                <wps:spPr>
                                  <a:xfrm>
                                    <a:off x="78029" y="842772"/>
                                    <a:ext cx="42144" cy="186477"/>
                                  </a:xfrm>
                                  <a:prstGeom prst="rect">
                                    <a:avLst/>
                                  </a:prstGeom>
                                  <a:ln>
                                    <a:noFill/>
                                  </a:ln>
                                </wps:spPr>
                                <wps:txbx>
                                  <w:txbxContent>
                                    <w:p w14:paraId="195C17AC" w14:textId="77777777" w:rsidR="00CB6551" w:rsidRDefault="00CB6551" w:rsidP="00635533">
                                      <w:r>
                                        <w:t xml:space="preserve"> </w:t>
                                      </w:r>
                                    </w:p>
                                  </w:txbxContent>
                                </wps:txbx>
                                <wps:bodyPr horzOverflow="overflow" vert="horz" lIns="0" tIns="0" rIns="0" bIns="0" rtlCol="0">
                                  <a:noAutofit/>
                                </wps:bodyPr>
                              </wps:wsp>
                              <wps:wsp>
                                <wps:cNvPr id="14" name="Rectangle 14"/>
                                <wps:cNvSpPr/>
                                <wps:spPr>
                                  <a:xfrm>
                                    <a:off x="78029" y="1165860"/>
                                    <a:ext cx="42144" cy="186477"/>
                                  </a:xfrm>
                                  <a:prstGeom prst="rect">
                                    <a:avLst/>
                                  </a:prstGeom>
                                  <a:ln>
                                    <a:noFill/>
                                  </a:ln>
                                </wps:spPr>
                                <wps:txbx>
                                  <w:txbxContent>
                                    <w:p w14:paraId="3EDAA27C" w14:textId="77777777" w:rsidR="00CB6551" w:rsidRDefault="00CB6551" w:rsidP="00635533">
                                      <w:r>
                                        <w:t xml:space="preserve"> </w:t>
                                      </w:r>
                                    </w:p>
                                  </w:txbxContent>
                                </wps:txbx>
                                <wps:bodyPr horzOverflow="overflow" vert="horz" lIns="0" tIns="0" rIns="0" bIns="0" rtlCol="0">
                                  <a:noAutofit/>
                                </wps:bodyPr>
                              </wps:wsp>
                              <wps:wsp>
                                <wps:cNvPr id="15" name="Rectangle 15"/>
                                <wps:cNvSpPr/>
                                <wps:spPr>
                                  <a:xfrm>
                                    <a:off x="78029" y="1489329"/>
                                    <a:ext cx="42144" cy="186477"/>
                                  </a:xfrm>
                                  <a:prstGeom prst="rect">
                                    <a:avLst/>
                                  </a:prstGeom>
                                  <a:ln>
                                    <a:noFill/>
                                  </a:ln>
                                </wps:spPr>
                                <wps:txbx>
                                  <w:txbxContent>
                                    <w:p w14:paraId="42956E1A" w14:textId="77777777" w:rsidR="00CB6551" w:rsidRDefault="00CB6551" w:rsidP="00635533">
                                      <w:r>
                                        <w:t xml:space="preserve"> </w:t>
                                      </w:r>
                                    </w:p>
                                  </w:txbxContent>
                                </wps:txbx>
                                <wps:bodyPr horzOverflow="overflow" vert="horz" lIns="0" tIns="0" rIns="0" bIns="0" rtlCol="0">
                                  <a:noAutofit/>
                                </wps:bodyPr>
                              </wps:wsp>
                              <wps:wsp>
                                <wps:cNvPr id="16" name="Rectangle 16"/>
                                <wps:cNvSpPr/>
                                <wps:spPr>
                                  <a:xfrm>
                                    <a:off x="78029" y="1812417"/>
                                    <a:ext cx="42144" cy="186477"/>
                                  </a:xfrm>
                                  <a:prstGeom prst="rect">
                                    <a:avLst/>
                                  </a:prstGeom>
                                  <a:ln>
                                    <a:noFill/>
                                  </a:ln>
                                </wps:spPr>
                                <wps:txbx>
                                  <w:txbxContent>
                                    <w:p w14:paraId="1627D92E" w14:textId="77777777" w:rsidR="00CB6551" w:rsidRDefault="00CB6551" w:rsidP="00635533">
                                      <w:r>
                                        <w:t xml:space="preserve"> </w:t>
                                      </w:r>
                                    </w:p>
                                  </w:txbxContent>
                                </wps:txbx>
                                <wps:bodyPr horzOverflow="overflow" vert="horz" lIns="0" tIns="0" rIns="0" bIns="0" rtlCol="0">
                                  <a:noAutofit/>
                                </wps:bodyPr>
                              </wps:wsp>
                              <wps:wsp>
                                <wps:cNvPr id="17" name="Rectangle 17"/>
                                <wps:cNvSpPr/>
                                <wps:spPr>
                                  <a:xfrm>
                                    <a:off x="78029" y="2135505"/>
                                    <a:ext cx="42144" cy="186477"/>
                                  </a:xfrm>
                                  <a:prstGeom prst="rect">
                                    <a:avLst/>
                                  </a:prstGeom>
                                  <a:ln>
                                    <a:noFill/>
                                  </a:ln>
                                </wps:spPr>
                                <wps:txbx>
                                  <w:txbxContent>
                                    <w:p w14:paraId="12B08B8F" w14:textId="77777777" w:rsidR="00CB6551" w:rsidRDefault="00CB6551" w:rsidP="00635533">
                                      <w:r>
                                        <w:t xml:space="preserve"> </w:t>
                                      </w:r>
                                    </w:p>
                                  </w:txbxContent>
                                </wps:txbx>
                                <wps:bodyPr horzOverflow="overflow" vert="horz" lIns="0" tIns="0" rIns="0" bIns="0" rtlCol="0">
                                  <a:noAutofit/>
                                </wps:bodyPr>
                              </wps:wsp>
                              <wps:wsp>
                                <wps:cNvPr id="18" name="Rectangle 18"/>
                                <wps:cNvSpPr/>
                                <wps:spPr>
                                  <a:xfrm>
                                    <a:off x="78029" y="2458593"/>
                                    <a:ext cx="42144" cy="186477"/>
                                  </a:xfrm>
                                  <a:prstGeom prst="rect">
                                    <a:avLst/>
                                  </a:prstGeom>
                                  <a:ln>
                                    <a:noFill/>
                                  </a:ln>
                                </wps:spPr>
                                <wps:txbx>
                                  <w:txbxContent>
                                    <w:p w14:paraId="4103F77E" w14:textId="77777777" w:rsidR="00CB6551" w:rsidRDefault="00CB6551" w:rsidP="00635533">
                                      <w:r>
                                        <w:t xml:space="preserve"> </w:t>
                                      </w:r>
                                    </w:p>
                                  </w:txbxContent>
                                </wps:txbx>
                                <wps:bodyPr horzOverflow="overflow" vert="horz" lIns="0" tIns="0" rIns="0" bIns="0" rtlCol="0">
                                  <a:noAutofit/>
                                </wps:bodyPr>
                              </wps:wsp>
                              <wps:wsp>
                                <wps:cNvPr id="19" name="Rectangle 19"/>
                                <wps:cNvSpPr/>
                                <wps:spPr>
                                  <a:xfrm>
                                    <a:off x="78029" y="2781681"/>
                                    <a:ext cx="42144" cy="186477"/>
                                  </a:xfrm>
                                  <a:prstGeom prst="rect">
                                    <a:avLst/>
                                  </a:prstGeom>
                                  <a:ln>
                                    <a:noFill/>
                                  </a:ln>
                                </wps:spPr>
                                <wps:txbx>
                                  <w:txbxContent>
                                    <w:p w14:paraId="6D38BE77" w14:textId="77777777" w:rsidR="00CB6551" w:rsidRDefault="00CB6551" w:rsidP="00635533">
                                      <w:r>
                                        <w:t xml:space="preserve"> </w:t>
                                      </w:r>
                                    </w:p>
                                  </w:txbxContent>
                                </wps:txbx>
                                <wps:bodyPr horzOverflow="overflow" vert="horz" lIns="0" tIns="0" rIns="0" bIns="0" rtlCol="0">
                                  <a:noAutofit/>
                                </wps:bodyPr>
                              </wps:wsp>
                              <wps:wsp>
                                <wps:cNvPr id="20" name="Rectangle 20"/>
                                <wps:cNvSpPr/>
                                <wps:spPr>
                                  <a:xfrm>
                                    <a:off x="78029" y="3104770"/>
                                    <a:ext cx="42144" cy="186477"/>
                                  </a:xfrm>
                                  <a:prstGeom prst="rect">
                                    <a:avLst/>
                                  </a:prstGeom>
                                  <a:ln>
                                    <a:noFill/>
                                  </a:ln>
                                </wps:spPr>
                                <wps:txbx>
                                  <w:txbxContent>
                                    <w:p w14:paraId="6D806893" w14:textId="77777777" w:rsidR="00CB6551" w:rsidRDefault="00CB6551" w:rsidP="00635533">
                                      <w:r>
                                        <w:t xml:space="preserve"> </w:t>
                                      </w:r>
                                    </w:p>
                                  </w:txbxContent>
                                </wps:txbx>
                                <wps:bodyPr horzOverflow="overflow" vert="horz" lIns="0" tIns="0" rIns="0" bIns="0" rtlCol="0">
                                  <a:noAutofit/>
                                </wps:bodyPr>
                              </wps:wsp>
                              <wps:wsp>
                                <wps:cNvPr id="21" name="Rectangle 21"/>
                                <wps:cNvSpPr/>
                                <wps:spPr>
                                  <a:xfrm>
                                    <a:off x="78029" y="3427858"/>
                                    <a:ext cx="42144" cy="186477"/>
                                  </a:xfrm>
                                  <a:prstGeom prst="rect">
                                    <a:avLst/>
                                  </a:prstGeom>
                                  <a:ln>
                                    <a:noFill/>
                                  </a:ln>
                                </wps:spPr>
                                <wps:txbx>
                                  <w:txbxContent>
                                    <w:p w14:paraId="049BCBDC" w14:textId="77777777" w:rsidR="00CB6551" w:rsidRDefault="00CB6551" w:rsidP="00635533">
                                      <w:r>
                                        <w:t xml:space="preserve"> </w:t>
                                      </w:r>
                                    </w:p>
                                  </w:txbxContent>
                                </wps:txbx>
                                <wps:bodyPr horzOverflow="overflow" vert="horz" lIns="0" tIns="0" rIns="0" bIns="0" rtlCol="0">
                                  <a:noAutofit/>
                                </wps:bodyPr>
                              </wps:wsp>
                              <wps:wsp>
                                <wps:cNvPr id="22" name="Rectangle 22"/>
                                <wps:cNvSpPr/>
                                <wps:spPr>
                                  <a:xfrm>
                                    <a:off x="78029" y="3751199"/>
                                    <a:ext cx="42144" cy="186477"/>
                                  </a:xfrm>
                                  <a:prstGeom prst="rect">
                                    <a:avLst/>
                                  </a:prstGeom>
                                  <a:ln>
                                    <a:noFill/>
                                  </a:ln>
                                </wps:spPr>
                                <wps:txbx>
                                  <w:txbxContent>
                                    <w:p w14:paraId="5BCD8B23" w14:textId="77777777" w:rsidR="00CB6551" w:rsidRDefault="00CB6551" w:rsidP="00635533">
                                      <w:r>
                                        <w:t xml:space="preserve"> </w:t>
                                      </w:r>
                                    </w:p>
                                  </w:txbxContent>
                                </wps:txbx>
                                <wps:bodyPr horzOverflow="overflow" vert="horz" lIns="0" tIns="0" rIns="0" bIns="0" rtlCol="0">
                                  <a:noAutofit/>
                                </wps:bodyPr>
                              </wps:wsp>
                              <wps:wsp>
                                <wps:cNvPr id="23" name="Rectangle 23"/>
                                <wps:cNvSpPr/>
                                <wps:spPr>
                                  <a:xfrm>
                                    <a:off x="78029" y="4074287"/>
                                    <a:ext cx="42144" cy="186477"/>
                                  </a:xfrm>
                                  <a:prstGeom prst="rect">
                                    <a:avLst/>
                                  </a:prstGeom>
                                  <a:ln>
                                    <a:noFill/>
                                  </a:ln>
                                </wps:spPr>
                                <wps:txbx>
                                  <w:txbxContent>
                                    <w:p w14:paraId="2B739B2C" w14:textId="77777777" w:rsidR="00CB6551" w:rsidRDefault="00CB6551" w:rsidP="00635533">
                                      <w:r>
                                        <w:t xml:space="preserve"> </w:t>
                                      </w:r>
                                    </w:p>
                                  </w:txbxContent>
                                </wps:txbx>
                                <wps:bodyPr horzOverflow="overflow" vert="horz" lIns="0" tIns="0" rIns="0" bIns="0" rtlCol="0">
                                  <a:noAutofit/>
                                </wps:bodyPr>
                              </wps:wsp>
                              <wps:wsp>
                                <wps:cNvPr id="24" name="Rectangle 24"/>
                                <wps:cNvSpPr/>
                                <wps:spPr>
                                  <a:xfrm>
                                    <a:off x="78029" y="4397376"/>
                                    <a:ext cx="42144" cy="186477"/>
                                  </a:xfrm>
                                  <a:prstGeom prst="rect">
                                    <a:avLst/>
                                  </a:prstGeom>
                                  <a:ln>
                                    <a:noFill/>
                                  </a:ln>
                                </wps:spPr>
                                <wps:txbx>
                                  <w:txbxContent>
                                    <w:p w14:paraId="6B50E8B5" w14:textId="77777777" w:rsidR="00CB6551" w:rsidRDefault="00CB6551" w:rsidP="00635533">
                                      <w:r>
                                        <w:t xml:space="preserve"> </w:t>
                                      </w:r>
                                    </w:p>
                                  </w:txbxContent>
                                </wps:txbx>
                                <wps:bodyPr horzOverflow="overflow" vert="horz" lIns="0" tIns="0" rIns="0" bIns="0" rtlCol="0">
                                  <a:noAutofit/>
                                </wps:bodyPr>
                              </wps:wsp>
                              <wps:wsp>
                                <wps:cNvPr id="25" name="Rectangle 25"/>
                                <wps:cNvSpPr/>
                                <wps:spPr>
                                  <a:xfrm>
                                    <a:off x="78029" y="4720463"/>
                                    <a:ext cx="42144" cy="186477"/>
                                  </a:xfrm>
                                  <a:prstGeom prst="rect">
                                    <a:avLst/>
                                  </a:prstGeom>
                                  <a:ln>
                                    <a:noFill/>
                                  </a:ln>
                                </wps:spPr>
                                <wps:txbx>
                                  <w:txbxContent>
                                    <w:p w14:paraId="022A3F65" w14:textId="77777777" w:rsidR="00CB6551" w:rsidRDefault="00CB6551" w:rsidP="00635533">
                                      <w:r>
                                        <w:t xml:space="preserve"> </w:t>
                                      </w:r>
                                    </w:p>
                                  </w:txbxContent>
                                </wps:txbx>
                                <wps:bodyPr horzOverflow="overflow" vert="horz" lIns="0" tIns="0" rIns="0" bIns="0" rtlCol="0">
                                  <a:noAutofit/>
                                </wps:bodyPr>
                              </wps:wsp>
                              <wps:wsp>
                                <wps:cNvPr id="26" name="Rectangle 26"/>
                                <wps:cNvSpPr/>
                                <wps:spPr>
                                  <a:xfrm>
                                    <a:off x="78029" y="5043552"/>
                                    <a:ext cx="42144" cy="186476"/>
                                  </a:xfrm>
                                  <a:prstGeom prst="rect">
                                    <a:avLst/>
                                  </a:prstGeom>
                                  <a:ln>
                                    <a:noFill/>
                                  </a:ln>
                                </wps:spPr>
                                <wps:txbx>
                                  <w:txbxContent>
                                    <w:p w14:paraId="79B3E307" w14:textId="77777777" w:rsidR="00CB6551" w:rsidRDefault="00CB6551" w:rsidP="00635533">
                                      <w:r>
                                        <w:t xml:space="preserve"> </w:t>
                                      </w:r>
                                    </w:p>
                                  </w:txbxContent>
                                </wps:txbx>
                                <wps:bodyPr horzOverflow="overflow" vert="horz" lIns="0" tIns="0" rIns="0" bIns="0" rtlCol="0">
                                  <a:noAutofit/>
                                </wps:bodyPr>
                              </wps:wsp>
                              <wps:wsp>
                                <wps:cNvPr id="27" name="Rectangle 27"/>
                                <wps:cNvSpPr/>
                                <wps:spPr>
                                  <a:xfrm>
                                    <a:off x="78029" y="5366639"/>
                                    <a:ext cx="42144" cy="186477"/>
                                  </a:xfrm>
                                  <a:prstGeom prst="rect">
                                    <a:avLst/>
                                  </a:prstGeom>
                                  <a:ln>
                                    <a:noFill/>
                                  </a:ln>
                                </wps:spPr>
                                <wps:txbx>
                                  <w:txbxContent>
                                    <w:p w14:paraId="3C05E8FC" w14:textId="77777777" w:rsidR="00CB6551" w:rsidRDefault="00CB6551" w:rsidP="00635533">
                                      <w:r>
                                        <w:t xml:space="preserve"> </w:t>
                                      </w:r>
                                    </w:p>
                                  </w:txbxContent>
                                </wps:txbx>
                                <wps:bodyPr horzOverflow="overflow" vert="horz" lIns="0" tIns="0" rIns="0" bIns="0" rtlCol="0">
                                  <a:noAutofit/>
                                </wps:bodyPr>
                              </wps:wsp>
                              <wps:wsp>
                                <wps:cNvPr id="28" name="Rectangle 28"/>
                                <wps:cNvSpPr/>
                                <wps:spPr>
                                  <a:xfrm>
                                    <a:off x="78029" y="5689727"/>
                                    <a:ext cx="42144" cy="186476"/>
                                  </a:xfrm>
                                  <a:prstGeom prst="rect">
                                    <a:avLst/>
                                  </a:prstGeom>
                                  <a:ln>
                                    <a:noFill/>
                                  </a:ln>
                                </wps:spPr>
                                <wps:txbx>
                                  <w:txbxContent>
                                    <w:p w14:paraId="1195DCB9" w14:textId="77777777" w:rsidR="00CB6551" w:rsidRDefault="00CB6551" w:rsidP="00635533">
                                      <w:r>
                                        <w:t xml:space="preserve"> </w:t>
                                      </w:r>
                                    </w:p>
                                  </w:txbxContent>
                                </wps:txbx>
                                <wps:bodyPr horzOverflow="overflow" vert="horz" lIns="0" tIns="0" rIns="0" bIns="0" rtlCol="0">
                                  <a:noAutofit/>
                                </wps:bodyPr>
                              </wps:wsp>
                              <wps:wsp>
                                <wps:cNvPr id="29" name="Rectangle 29"/>
                                <wps:cNvSpPr/>
                                <wps:spPr>
                                  <a:xfrm>
                                    <a:off x="78029" y="6013197"/>
                                    <a:ext cx="42144" cy="186476"/>
                                  </a:xfrm>
                                  <a:prstGeom prst="rect">
                                    <a:avLst/>
                                  </a:prstGeom>
                                  <a:ln>
                                    <a:noFill/>
                                  </a:ln>
                                </wps:spPr>
                                <wps:txbx>
                                  <w:txbxContent>
                                    <w:p w14:paraId="0EB7A5F7" w14:textId="77777777" w:rsidR="00CB6551" w:rsidRDefault="00CB6551" w:rsidP="00635533">
                                      <w:r>
                                        <w:t xml:space="preserve"> </w:t>
                                      </w:r>
                                    </w:p>
                                  </w:txbxContent>
                                </wps:txbx>
                                <wps:bodyPr horzOverflow="overflow" vert="horz" lIns="0" tIns="0" rIns="0" bIns="0" rtlCol="0">
                                  <a:noAutofit/>
                                </wps:bodyPr>
                              </wps:wsp>
                              <wps:wsp>
                                <wps:cNvPr id="30" name="Rectangle 30"/>
                                <wps:cNvSpPr/>
                                <wps:spPr>
                                  <a:xfrm>
                                    <a:off x="78029" y="6336284"/>
                                    <a:ext cx="42144" cy="186477"/>
                                  </a:xfrm>
                                  <a:prstGeom prst="rect">
                                    <a:avLst/>
                                  </a:prstGeom>
                                  <a:ln>
                                    <a:noFill/>
                                  </a:ln>
                                </wps:spPr>
                                <wps:txbx>
                                  <w:txbxContent>
                                    <w:p w14:paraId="1CB71AC3" w14:textId="77777777" w:rsidR="00CB6551" w:rsidRDefault="00CB6551" w:rsidP="00635533">
                                      <w:r>
                                        <w:t xml:space="preserve"> </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28"/>
                                  <a:stretch>
                                    <a:fillRect/>
                                  </a:stretch>
                                </pic:blipFill>
                                <pic:spPr>
                                  <a:xfrm>
                                    <a:off x="752856" y="225298"/>
                                    <a:ext cx="847344" cy="874776"/>
                                  </a:xfrm>
                                  <a:prstGeom prst="rect">
                                    <a:avLst/>
                                  </a:prstGeom>
                                </pic:spPr>
                              </pic:pic>
                              <pic:pic xmlns:pic="http://schemas.openxmlformats.org/drawingml/2006/picture">
                                <pic:nvPicPr>
                                  <pic:cNvPr id="233" name="Picture 233"/>
                                  <pic:cNvPicPr/>
                                </pic:nvPicPr>
                                <pic:blipFill>
                                  <a:blip r:embed="rId29"/>
                                  <a:stretch>
                                    <a:fillRect/>
                                  </a:stretch>
                                </pic:blipFill>
                                <pic:spPr>
                                  <a:xfrm>
                                    <a:off x="3229356" y="348742"/>
                                    <a:ext cx="2417064" cy="1609344"/>
                                  </a:xfrm>
                                  <a:prstGeom prst="rect">
                                    <a:avLst/>
                                  </a:prstGeom>
                                </pic:spPr>
                              </pic:pic>
                              <pic:pic xmlns:pic="http://schemas.openxmlformats.org/drawingml/2006/picture">
                                <pic:nvPicPr>
                                  <pic:cNvPr id="234" name="Picture 234"/>
                                  <pic:cNvPicPr/>
                                </pic:nvPicPr>
                                <pic:blipFill>
                                  <a:blip r:embed="rId30"/>
                                  <a:stretch>
                                    <a:fillRect/>
                                  </a:stretch>
                                </pic:blipFill>
                                <pic:spPr>
                                  <a:xfrm>
                                    <a:off x="0" y="1929257"/>
                                    <a:ext cx="2465832" cy="1400429"/>
                                  </a:xfrm>
                                  <a:prstGeom prst="rect">
                                    <a:avLst/>
                                  </a:prstGeom>
                                </pic:spPr>
                              </pic:pic>
                              <pic:pic xmlns:pic="http://schemas.openxmlformats.org/drawingml/2006/picture">
                                <pic:nvPicPr>
                                  <pic:cNvPr id="251" name="Picture 251"/>
                                  <pic:cNvPicPr/>
                                </pic:nvPicPr>
                                <pic:blipFill>
                                  <a:blip r:embed="rId31"/>
                                  <a:stretch>
                                    <a:fillRect/>
                                  </a:stretch>
                                </pic:blipFill>
                                <pic:spPr>
                                  <a:xfrm>
                                    <a:off x="3410712" y="2863342"/>
                                    <a:ext cx="2454783" cy="2153412"/>
                                  </a:xfrm>
                                  <a:prstGeom prst="rect">
                                    <a:avLst/>
                                  </a:prstGeom>
                                </pic:spPr>
                              </pic:pic>
                              <pic:pic xmlns:pic="http://schemas.openxmlformats.org/drawingml/2006/picture">
                                <pic:nvPicPr>
                                  <pic:cNvPr id="252" name="Picture 252"/>
                                  <pic:cNvPicPr/>
                                </pic:nvPicPr>
                                <pic:blipFill>
                                  <a:blip r:embed="rId32"/>
                                  <a:stretch>
                                    <a:fillRect/>
                                  </a:stretch>
                                </pic:blipFill>
                                <pic:spPr>
                                  <a:xfrm>
                                    <a:off x="114300" y="4597654"/>
                                    <a:ext cx="2476500" cy="1562100"/>
                                  </a:xfrm>
                                  <a:prstGeom prst="rect">
                                    <a:avLst/>
                                  </a:prstGeom>
                                </pic:spPr>
                              </pic:pic>
                              <wps:wsp>
                                <wps:cNvPr id="253" name="Shape 240"/>
                                <wps:cNvSpPr/>
                                <wps:spPr>
                                  <a:xfrm>
                                    <a:off x="5001006" y="492761"/>
                                    <a:ext cx="874776" cy="400812"/>
                                  </a:xfrm>
                                  <a:custGeom>
                                    <a:avLst/>
                                    <a:gdLst/>
                                    <a:ahLst/>
                                    <a:cxnLst/>
                                    <a:rect l="0" t="0" r="0" b="0"/>
                                    <a:pathLst>
                                      <a:path w="874776" h="400812">
                                        <a:moveTo>
                                          <a:pt x="0" y="200406"/>
                                        </a:moveTo>
                                        <a:cubicBezTo>
                                          <a:pt x="0" y="89662"/>
                                          <a:pt x="195834" y="0"/>
                                          <a:pt x="437388" y="0"/>
                                        </a:cubicBezTo>
                                        <a:cubicBezTo>
                                          <a:pt x="678942" y="0"/>
                                          <a:pt x="874776" y="89662"/>
                                          <a:pt x="874776" y="200406"/>
                                        </a:cubicBezTo>
                                        <a:cubicBezTo>
                                          <a:pt x="874776" y="311150"/>
                                          <a:pt x="678942" y="400812"/>
                                          <a:pt x="437388" y="400812"/>
                                        </a:cubicBezTo>
                                        <a:cubicBezTo>
                                          <a:pt x="195834" y="400812"/>
                                          <a:pt x="0" y="311150"/>
                                          <a:pt x="0" y="200406"/>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wps:wsp>
                                <wps:cNvPr id="254" name="Shape 241"/>
                                <wps:cNvSpPr/>
                                <wps:spPr>
                                  <a:xfrm>
                                    <a:off x="3230118" y="3565145"/>
                                    <a:ext cx="2685288" cy="734568"/>
                                  </a:xfrm>
                                  <a:custGeom>
                                    <a:avLst/>
                                    <a:gdLst/>
                                    <a:ahLst/>
                                    <a:cxnLst/>
                                    <a:rect l="0" t="0" r="0" b="0"/>
                                    <a:pathLst>
                                      <a:path w="2685288" h="734568">
                                        <a:moveTo>
                                          <a:pt x="0" y="367284"/>
                                        </a:moveTo>
                                        <a:cubicBezTo>
                                          <a:pt x="0" y="164465"/>
                                          <a:pt x="601091" y="0"/>
                                          <a:pt x="1342644" y="0"/>
                                        </a:cubicBezTo>
                                        <a:cubicBezTo>
                                          <a:pt x="2084197" y="0"/>
                                          <a:pt x="2685288" y="164465"/>
                                          <a:pt x="2685288" y="367284"/>
                                        </a:cubicBezTo>
                                        <a:cubicBezTo>
                                          <a:pt x="2685288" y="570103"/>
                                          <a:pt x="2084197" y="734568"/>
                                          <a:pt x="1342644" y="734568"/>
                                        </a:cubicBezTo>
                                        <a:cubicBezTo>
                                          <a:pt x="601091" y="734568"/>
                                          <a:pt x="0" y="570103"/>
                                          <a:pt x="0" y="367284"/>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wps:wsp>
                                <wps:cNvPr id="255" name="Shape 242"/>
                                <wps:cNvSpPr/>
                                <wps:spPr>
                                  <a:xfrm>
                                    <a:off x="1504950" y="5468621"/>
                                    <a:ext cx="1181100" cy="399288"/>
                                  </a:xfrm>
                                  <a:custGeom>
                                    <a:avLst/>
                                    <a:gdLst/>
                                    <a:ahLst/>
                                    <a:cxnLst/>
                                    <a:rect l="0" t="0" r="0" b="0"/>
                                    <a:pathLst>
                                      <a:path w="1181100" h="399288">
                                        <a:moveTo>
                                          <a:pt x="0" y="199644"/>
                                        </a:moveTo>
                                        <a:cubicBezTo>
                                          <a:pt x="0" y="89408"/>
                                          <a:pt x="264414" y="0"/>
                                          <a:pt x="590550" y="0"/>
                                        </a:cubicBezTo>
                                        <a:cubicBezTo>
                                          <a:pt x="916686" y="0"/>
                                          <a:pt x="1181100" y="89408"/>
                                          <a:pt x="1181100" y="199644"/>
                                        </a:cubicBezTo>
                                        <a:cubicBezTo>
                                          <a:pt x="1181100" y="309880"/>
                                          <a:pt x="916686" y="399288"/>
                                          <a:pt x="590550" y="399288"/>
                                        </a:cubicBezTo>
                                        <a:cubicBezTo>
                                          <a:pt x="264414" y="399288"/>
                                          <a:pt x="0" y="309880"/>
                                          <a:pt x="0" y="199644"/>
                                        </a:cubicBezTo>
                                        <a:close/>
                                      </a:path>
                                    </a:pathLst>
                                  </a:custGeom>
                                  <a:ln w="19812" cap="flat">
                                    <a:round/>
                                  </a:ln>
                                </wps:spPr>
                                <wps:style>
                                  <a:lnRef idx="1">
                                    <a:srgbClr val="FF0000"/>
                                  </a:lnRef>
                                  <a:fillRef idx="0">
                                    <a:srgbClr val="000000">
                                      <a:alpha val="0"/>
                                    </a:srgbClr>
                                  </a:fillRef>
                                  <a:effectRef idx="0">
                                    <a:scrgbClr r="0" g="0" b="0"/>
                                  </a:effectRef>
                                  <a:fontRef idx="none"/>
                                </wps:style>
                                <wps:bodyPr/>
                              </wps:wsp>
                              <pic:pic xmlns:pic="http://schemas.openxmlformats.org/drawingml/2006/picture">
                                <pic:nvPicPr>
                                  <pic:cNvPr id="14604" name="Picture 14604"/>
                                  <pic:cNvPicPr/>
                                </pic:nvPicPr>
                                <pic:blipFill>
                                  <a:blip r:embed="rId33"/>
                                  <a:stretch>
                                    <a:fillRect/>
                                  </a:stretch>
                                </pic:blipFill>
                                <pic:spPr>
                                  <a:xfrm>
                                    <a:off x="1748028" y="633730"/>
                                    <a:ext cx="1621536" cy="467868"/>
                                  </a:xfrm>
                                  <a:prstGeom prst="rect">
                                    <a:avLst/>
                                  </a:prstGeom>
                                </pic:spPr>
                              </pic:pic>
                              <wps:wsp>
                                <wps:cNvPr id="32" name="Shape 244"/>
                                <wps:cNvSpPr/>
                                <wps:spPr>
                                  <a:xfrm>
                                    <a:off x="1789938" y="720598"/>
                                    <a:ext cx="1344549" cy="203963"/>
                                  </a:xfrm>
                                  <a:custGeom>
                                    <a:avLst/>
                                    <a:gdLst/>
                                    <a:ahLst/>
                                    <a:cxnLst/>
                                    <a:rect l="0" t="0" r="0" b="0"/>
                                    <a:pathLst>
                                      <a:path w="1344549" h="203963">
                                        <a:moveTo>
                                          <a:pt x="3048" y="0"/>
                                        </a:moveTo>
                                        <a:lnTo>
                                          <a:pt x="1156113" y="89957"/>
                                        </a:lnTo>
                                        <a:lnTo>
                                          <a:pt x="1162050" y="14098"/>
                                        </a:lnTo>
                                        <a:lnTo>
                                          <a:pt x="1344549" y="123825"/>
                                        </a:lnTo>
                                        <a:lnTo>
                                          <a:pt x="1147191" y="203963"/>
                                        </a:lnTo>
                                        <a:lnTo>
                                          <a:pt x="1153131" y="128062"/>
                                        </a:lnTo>
                                        <a:lnTo>
                                          <a:pt x="0" y="38100"/>
                                        </a:lnTo>
                                        <a:lnTo>
                                          <a:pt x="3048"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33" name="Picture 33"/>
                                  <pic:cNvPicPr/>
                                </pic:nvPicPr>
                                <pic:blipFill>
                                  <a:blip r:embed="rId34"/>
                                  <a:stretch>
                                    <a:fillRect/>
                                  </a:stretch>
                                </pic:blipFill>
                                <pic:spPr>
                                  <a:xfrm>
                                    <a:off x="2377440" y="1057402"/>
                                    <a:ext cx="2676144" cy="1569720"/>
                                  </a:xfrm>
                                  <a:prstGeom prst="rect">
                                    <a:avLst/>
                                  </a:prstGeom>
                                </pic:spPr>
                              </pic:pic>
                              <wps:wsp>
                                <wps:cNvPr id="34" name="Shape 246"/>
                                <wps:cNvSpPr/>
                                <wps:spPr>
                                  <a:xfrm>
                                    <a:off x="2611374" y="1076452"/>
                                    <a:ext cx="2399792" cy="1293114"/>
                                  </a:xfrm>
                                  <a:custGeom>
                                    <a:avLst/>
                                    <a:gdLst/>
                                    <a:ahLst/>
                                    <a:cxnLst/>
                                    <a:rect l="0" t="0" r="0" b="0"/>
                                    <a:pathLst>
                                      <a:path w="2399792" h="1293114">
                                        <a:moveTo>
                                          <a:pt x="2381758" y="0"/>
                                        </a:moveTo>
                                        <a:lnTo>
                                          <a:pt x="2399792" y="33528"/>
                                        </a:lnTo>
                                        <a:lnTo>
                                          <a:pt x="177037" y="1220283"/>
                                        </a:lnTo>
                                        <a:lnTo>
                                          <a:pt x="212852" y="1287399"/>
                                        </a:lnTo>
                                        <a:lnTo>
                                          <a:pt x="0" y="1293114"/>
                                        </a:lnTo>
                                        <a:lnTo>
                                          <a:pt x="123190" y="1119378"/>
                                        </a:lnTo>
                                        <a:lnTo>
                                          <a:pt x="159061" y="1186598"/>
                                        </a:lnTo>
                                        <a:lnTo>
                                          <a:pt x="2381758"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40" name="Picture 40"/>
                                  <pic:cNvPicPr/>
                                </pic:nvPicPr>
                                <pic:blipFill>
                                  <a:blip r:embed="rId35"/>
                                  <a:stretch>
                                    <a:fillRect/>
                                  </a:stretch>
                                </pic:blipFill>
                                <pic:spPr>
                                  <a:xfrm>
                                    <a:off x="2500884" y="3201671"/>
                                    <a:ext cx="943356" cy="783336"/>
                                  </a:xfrm>
                                  <a:prstGeom prst="rect">
                                    <a:avLst/>
                                  </a:prstGeom>
                                </pic:spPr>
                              </pic:pic>
                              <wps:wsp>
                                <wps:cNvPr id="2" name="Shape 248"/>
                                <wps:cNvSpPr/>
                                <wps:spPr>
                                  <a:xfrm>
                                    <a:off x="2543556" y="3220720"/>
                                    <a:ext cx="667004" cy="506984"/>
                                  </a:xfrm>
                                  <a:custGeom>
                                    <a:avLst/>
                                    <a:gdLst/>
                                    <a:ahLst/>
                                    <a:cxnLst/>
                                    <a:rect l="0" t="0" r="0" b="0"/>
                                    <a:pathLst>
                                      <a:path w="667004" h="506984">
                                        <a:moveTo>
                                          <a:pt x="22860" y="0"/>
                                        </a:moveTo>
                                        <a:lnTo>
                                          <a:pt x="526035" y="377443"/>
                                        </a:lnTo>
                                        <a:lnTo>
                                          <a:pt x="571754" y="316484"/>
                                        </a:lnTo>
                                        <a:lnTo>
                                          <a:pt x="667004" y="506984"/>
                                        </a:lnTo>
                                        <a:lnTo>
                                          <a:pt x="457454" y="468884"/>
                                        </a:lnTo>
                                        <a:lnTo>
                                          <a:pt x="503175" y="407923"/>
                                        </a:lnTo>
                                        <a:lnTo>
                                          <a:pt x="0" y="30480"/>
                                        </a:lnTo>
                                        <a:lnTo>
                                          <a:pt x="22860" y="0"/>
                                        </a:lnTo>
                                        <a:close/>
                                      </a:path>
                                    </a:pathLst>
                                  </a:custGeom>
                                  <a:ln w="0" cap="flat">
                                    <a:round/>
                                  </a:ln>
                                </wps:spPr>
                                <wps:style>
                                  <a:lnRef idx="0">
                                    <a:srgbClr val="000000">
                                      <a:alpha val="0"/>
                                    </a:srgbClr>
                                  </a:lnRef>
                                  <a:fillRef idx="1">
                                    <a:srgbClr val="FF0000"/>
                                  </a:fillRef>
                                  <a:effectRef idx="0">
                                    <a:scrgbClr r="0" g="0" b="0"/>
                                  </a:effectRef>
                                  <a:fontRef idx="none"/>
                                </wps:style>
                                <wps:bodyPr/>
                              </wps:wsp>
                              <pic:pic xmlns:pic="http://schemas.openxmlformats.org/drawingml/2006/picture">
                                <pic:nvPicPr>
                                  <pic:cNvPr id="3" name="Picture 42"/>
                                  <pic:cNvPicPr/>
                                </pic:nvPicPr>
                                <pic:blipFill>
                                  <a:blip r:embed="rId36"/>
                                  <a:stretch>
                                    <a:fillRect/>
                                  </a:stretch>
                                </pic:blipFill>
                                <pic:spPr>
                                  <a:xfrm>
                                    <a:off x="2415540" y="4350766"/>
                                    <a:ext cx="1248156" cy="1385316"/>
                                  </a:xfrm>
                                  <a:prstGeom prst="rect">
                                    <a:avLst/>
                                  </a:prstGeom>
                                </pic:spPr>
                              </pic:pic>
                              <wps:wsp>
                                <wps:cNvPr id="4" name="Shape 250"/>
                                <wps:cNvSpPr/>
                                <wps:spPr>
                                  <a:xfrm>
                                    <a:off x="2649474" y="4370959"/>
                                    <a:ext cx="971931" cy="1108075"/>
                                  </a:xfrm>
                                  <a:custGeom>
                                    <a:avLst/>
                                    <a:gdLst/>
                                    <a:ahLst/>
                                    <a:cxnLst/>
                                    <a:rect l="0" t="0" r="0" b="0"/>
                                    <a:pathLst>
                                      <a:path w="971931" h="1108075">
                                        <a:moveTo>
                                          <a:pt x="943229" y="0"/>
                                        </a:moveTo>
                                        <a:lnTo>
                                          <a:pt x="971931" y="25146"/>
                                        </a:lnTo>
                                        <a:lnTo>
                                          <a:pt x="139697" y="977237"/>
                                        </a:lnTo>
                                        <a:lnTo>
                                          <a:pt x="197104" y="1027430"/>
                                        </a:lnTo>
                                        <a:lnTo>
                                          <a:pt x="0" y="1108075"/>
                                        </a:lnTo>
                                        <a:lnTo>
                                          <a:pt x="53594" y="901954"/>
                                        </a:lnTo>
                                        <a:lnTo>
                                          <a:pt x="110969" y="952119"/>
                                        </a:lnTo>
                                        <a:lnTo>
                                          <a:pt x="943229" y="0"/>
                                        </a:lnTo>
                                        <a:close/>
                                      </a:path>
                                    </a:pathLst>
                                  </a:custGeom>
                                  <a:ln w="0" cap="flat">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w:pict>
                      <v:group w14:anchorId="161A125E" id="Group 8" o:spid="_x0000_s1026" style="width:453.55pt;height:496.6pt;mso-position-horizontal-relative:char;mso-position-vertical-relative:line" coordsize="59154,64764" o:gfxdata="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">
                        <v:rect id="Rectangle 9" o:spid="_x0000_s1027" style="position:absolute;left:780;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" filled="f" stroked="f">
                          <v:textbox inset="0,0,0,0">
                            <w:txbxContent>
                              <w:p w14:paraId="6A5F3AB6" w14:textId="77777777" w:rsidR="00CB6551" w:rsidRDefault="00CB6551" w:rsidP="00635533">
                                <w:r>
                                  <w:t xml:space="preserve"> </w:t>
                                </w:r>
                              </w:p>
                            </w:txbxContent>
                          </v:textbox>
                        </v:rect>
                        <v:rect id="Rectangle 10" o:spid="_x0000_s1028" style="position:absolute;left:5351;top:3215;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" filled="f" stroked="f">
                          <v:textbox inset="0,0,0,0">
                            <w:txbxContent>
                              <w:p w14:paraId="0AE61CC7" w14:textId="77777777" w:rsidR="00CB6551" w:rsidRDefault="00CB6551" w:rsidP="00635533">
                                <w:r>
                                  <w:t xml:space="preserve"> </w:t>
                                </w:r>
                              </w:p>
                            </w:txbxContent>
                          </v:textbox>
                        </v:rect>
                        <v:rect id="Rectangle 11" o:spid="_x0000_s1029" style="position:absolute;left:5351;top:5196;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" filled="f" stroked="f">
                          <v:textbox inset="0,0,0,0">
                            <w:txbxContent>
                              <w:p w14:paraId="1D1A769B" w14:textId="77777777" w:rsidR="00CB6551" w:rsidRDefault="00CB6551" w:rsidP="00635533">
                                <w:r>
                                  <w:t xml:space="preserve"> </w:t>
                                </w:r>
                              </w:p>
                            </w:txbxContent>
                          </v:textbox>
                        </v:rect>
                        <v:rect id="Rectangle 12" o:spid="_x0000_s1030" style="position:absolute;left:5671;top:5196;width:422;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" filled="f" stroked="f">
                          <v:textbox inset="0,0,0,0">
                            <w:txbxContent>
                              <w:p w14:paraId="3AAF1FA8" w14:textId="77777777" w:rsidR="00CB6551" w:rsidRDefault="00CB6551" w:rsidP="00635533">
                                <w:r>
                                  <w:t xml:space="preserve"> </w:t>
                                </w:r>
                              </w:p>
                            </w:txbxContent>
                          </v:textbox>
                        </v:rect>
                        <v:rect id="Rectangle 13" o:spid="_x0000_s1031" style="position:absolute;left:780;top:842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mWzxwAAAOAAAAAPAAAAZHJzL2Rvd25yZXYueG1sRI/BisIw&#13;&#10;EIbvgu8QRtibpi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DhyZbPHAAAA4AAA&#13;&#10;AA8AAAAAAAAAAAAAAAAABwIAAGRycy9kb3ducmV2LnhtbFBLBQYAAAAAAwADALcAAAD7AgAAAAA=&#13;&#10;" filled="f" stroked="f">
                          <v:textbox inset="0,0,0,0">
                            <w:txbxContent>
                              <w:p w14:paraId="195C17AC" w14:textId="77777777" w:rsidR="00CB6551" w:rsidRDefault="00CB6551" w:rsidP="00635533">
                                <w:r>
                                  <w:t xml:space="preserve"> </w:t>
                                </w:r>
                              </w:p>
                            </w:txbxContent>
                          </v:textbox>
                        </v:rect>
                        <v:rect id="Rectangle 14" o:spid="_x0000_s1032" style="position:absolute;left:780;top:11658;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m/3HxwAAAOAAAAAPAAAAZHJzL2Rvd25yZXYueG1sRI/BisIw&#13;&#10;EIbvgu8QRtibpoqI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Leb/cfHAAAA4AAA&#13;&#10;AA8AAAAAAAAAAAAAAAAABwIAAGRycy9kb3ducmV2LnhtbFBLBQYAAAAAAwADALcAAAD7AgAAAAA=&#13;&#10;" filled="f" stroked="f">
                          <v:textbox inset="0,0,0,0">
                            <w:txbxContent>
                              <w:p w14:paraId="3EDAA27C" w14:textId="77777777" w:rsidR="00CB6551" w:rsidRDefault="00CB6551" w:rsidP="00635533">
                                <w:r>
                                  <w:t xml:space="preserve"> </w:t>
                                </w:r>
                              </w:p>
                            </w:txbxContent>
                          </v:textbox>
                        </v:rect>
                        <v:rect id="Rectangle 15" o:spid="_x0000_s1033" style="position:absolute;left:780;top:14893;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" filled="f" stroked="f">
                          <v:textbox inset="0,0,0,0">
                            <w:txbxContent>
                              <w:p w14:paraId="42956E1A" w14:textId="77777777" w:rsidR="00CB6551" w:rsidRDefault="00CB6551" w:rsidP="00635533">
                                <w:r>
                                  <w:t xml:space="preserve"> </w:t>
                                </w:r>
                              </w:p>
                            </w:txbxContent>
                          </v:textbox>
                        </v:rect>
                        <v:rect id="Rectangle 16" o:spid="_x0000_s1034" style="position:absolute;left:780;top:18124;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" filled="f" stroked="f">
                          <v:textbox inset="0,0,0,0">
                            <w:txbxContent>
                              <w:p w14:paraId="1627D92E" w14:textId="77777777" w:rsidR="00CB6551" w:rsidRDefault="00CB6551" w:rsidP="00635533">
                                <w:r>
                                  <w:t xml:space="preserve"> </w:t>
                                </w:r>
                              </w:p>
                            </w:txbxContent>
                          </v:textbox>
                        </v:rect>
                        <v:rect id="Rectangle 17" o:spid="_x0000_s1035" style="position:absolute;left:780;top:21355;width:421;height:18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" filled="f" stroked="f">
                          <v:textbox inset="0,0,0,0">
                            <w:txbxContent>
                              <w:p w14:paraId="12B08B8F" w14:textId="77777777" w:rsidR="00CB6551" w:rsidRDefault="00CB6551" w:rsidP="00635533">
                                <w:r>
                                  <w:t xml:space="preserve"> </w:t>
                                </w:r>
                              </w:p>
                            </w:txbxContent>
                          </v:textbox>
                        </v:rect>
                        <v:rect id="Rectangle 18" o:spid="_x0000_s1036" style="position:absolute;left:780;top:24585;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" filled="f" stroked="f">
                          <v:textbox inset="0,0,0,0">
                            <w:txbxContent>
                              <w:p w14:paraId="4103F77E" w14:textId="77777777" w:rsidR="00CB6551" w:rsidRDefault="00CB6551" w:rsidP="00635533">
                                <w:r>
                                  <w:t xml:space="preserve"> </w:t>
                                </w:r>
                              </w:p>
                            </w:txbxContent>
                          </v:textbox>
                        </v:rect>
                        <v:rect id="Rectangle 19" o:spid="_x0000_s1037" style="position:absolute;left:780;top:27816;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" filled="f" stroked="f">
                          <v:textbox inset="0,0,0,0">
                            <w:txbxContent>
                              <w:p w14:paraId="6D38BE77" w14:textId="77777777" w:rsidR="00CB6551" w:rsidRDefault="00CB6551" w:rsidP="00635533">
                                <w:r>
                                  <w:t xml:space="preserve"> </w:t>
                                </w:r>
                              </w:p>
                            </w:txbxContent>
                          </v:textbox>
                        </v:rect>
                        <v:rect id="Rectangle 20" o:spid="_x0000_s1038" style="position:absolute;left:780;top:3104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" filled="f" stroked="f">
                          <v:textbox inset="0,0,0,0">
                            <w:txbxContent>
                              <w:p w14:paraId="6D806893" w14:textId="77777777" w:rsidR="00CB6551" w:rsidRDefault="00CB6551" w:rsidP="00635533">
                                <w:r>
                                  <w:t xml:space="preserve"> </w:t>
                                </w:r>
                              </w:p>
                            </w:txbxContent>
                          </v:textbox>
                        </v:rect>
                        <v:rect id="Rectangle 21" o:spid="_x0000_s1039" style="position:absolute;left:780;top:34278;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" filled="f" stroked="f">
                          <v:textbox inset="0,0,0,0">
                            <w:txbxContent>
                              <w:p w14:paraId="049BCBDC" w14:textId="77777777" w:rsidR="00CB6551" w:rsidRDefault="00CB6551" w:rsidP="00635533">
                                <w:r>
                                  <w:t xml:space="preserve"> </w:t>
                                </w:r>
                              </w:p>
                            </w:txbxContent>
                          </v:textbox>
                        </v:rect>
                        <v:rect id="Rectangle 22" o:spid="_x0000_s1040" style="position:absolute;left:780;top:37511;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" filled="f" stroked="f">
                          <v:textbox inset="0,0,0,0">
                            <w:txbxContent>
                              <w:p w14:paraId="5BCD8B23" w14:textId="77777777" w:rsidR="00CB6551" w:rsidRDefault="00CB6551" w:rsidP="00635533">
                                <w:r>
                                  <w:t xml:space="preserve"> </w:t>
                                </w:r>
                              </w:p>
                            </w:txbxContent>
                          </v:textbox>
                        </v:rect>
                        <v:rect id="Rectangle 23" o:spid="_x0000_s1041" style="position:absolute;left:780;top:40742;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Hq8OxwAAAOAAAAAPAAAAZHJzL2Rvd25yZXYueG1sRI9Bi8Iw&#13;&#10;FITvgv8hvIW9abou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PYerw7HAAAA4AAA&#13;&#10;AA8AAAAAAAAAAAAAAAAABwIAAGRycy9kb3ducmV2LnhtbFBLBQYAAAAAAwADALcAAAD7AgAAAAA=&#13;&#10;" filled="f" stroked="f">
                          <v:textbox inset="0,0,0,0">
                            <w:txbxContent>
                              <w:p w14:paraId="2B739B2C" w14:textId="77777777" w:rsidR="00CB6551" w:rsidRDefault="00CB6551" w:rsidP="00635533">
                                <w:r>
                                  <w:t xml:space="preserve"> </w:t>
                                </w:r>
                              </w:p>
                            </w:txbxContent>
                          </v:textbox>
                        </v:rect>
                        <v:rect id="Rectangle 24" o:spid="_x0000_s1042" style="position:absolute;left:780;top:43973;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9zd6xwAAAOAAAAAPAAAAZHJzL2Rvd25yZXYueG1sRI9Bi8Iw&#13;&#10;FITvgv8hvIW9abqyiF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Hn3N3rHAAAA4AAA&#13;&#10;AA8AAAAAAAAAAAAAAAAABwIAAGRycy9kb3ducmV2LnhtbFBLBQYAAAAAAwADALcAAAD7AgAAAAA=&#13;&#10;" filled="f" stroked="f">
                          <v:textbox inset="0,0,0,0">
                            <w:txbxContent>
                              <w:p w14:paraId="6B50E8B5" w14:textId="77777777" w:rsidR="00CB6551" w:rsidRDefault="00CB6551" w:rsidP="00635533">
                                <w:r>
                                  <w:t xml:space="preserve"> </w:t>
                                </w:r>
                              </w:p>
                            </w:txbxContent>
                          </v:textbox>
                        </v:rect>
                        <v:rect id="Rectangle 25" o:spid="_x0000_s1043" style="position:absolute;left:780;top:47204;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" filled="f" stroked="f">
                          <v:textbox inset="0,0,0,0">
                            <w:txbxContent>
                              <w:p w14:paraId="022A3F65" w14:textId="77777777" w:rsidR="00CB6551" w:rsidRDefault="00CB6551" w:rsidP="00635533">
                                <w:r>
                                  <w:t xml:space="preserve"> </w:t>
                                </w:r>
                              </w:p>
                            </w:txbxContent>
                          </v:textbox>
                        </v:rect>
                        <v:rect id="Rectangle 26" o:spid="_x0000_s1044" style="position:absolute;left:780;top:50435;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" filled="f" stroked="f">
                          <v:textbox inset="0,0,0,0">
                            <w:txbxContent>
                              <w:p w14:paraId="79B3E307" w14:textId="77777777" w:rsidR="00CB6551" w:rsidRDefault="00CB6551" w:rsidP="00635533">
                                <w:r>
                                  <w:t xml:space="preserve"> </w:t>
                                </w:r>
                              </w:p>
                            </w:txbxContent>
                          </v:textbox>
                        </v:rect>
                        <v:rect id="Rectangle 27" o:spid="_x0000_s1045" style="position:absolute;left:780;top:53666;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" filled="f" stroked="f">
                          <v:textbox inset="0,0,0,0">
                            <w:txbxContent>
                              <w:p w14:paraId="3C05E8FC" w14:textId="77777777" w:rsidR="00CB6551" w:rsidRDefault="00CB6551" w:rsidP="00635533">
                                <w:r>
                                  <w:t xml:space="preserve"> </w:t>
                                </w:r>
                              </w:p>
                            </w:txbxContent>
                          </v:textbox>
                        </v:rect>
                        <v:rect id="Rectangle 28" o:spid="_x0000_s1046" style="position:absolute;left:780;top:56897;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" filled="f" stroked="f">
                          <v:textbox inset="0,0,0,0">
                            <w:txbxContent>
                              <w:p w14:paraId="1195DCB9" w14:textId="77777777" w:rsidR="00CB6551" w:rsidRDefault="00CB6551" w:rsidP="00635533">
                                <w:r>
                                  <w:t xml:space="preserve"> </w:t>
                                </w:r>
                              </w:p>
                            </w:txbxContent>
                          </v:textbox>
                        </v:rect>
                        <v:rect id="Rectangle 29" o:spid="_x0000_s1047" style="position:absolute;left:780;top:60131;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" filled="f" stroked="f">
                          <v:textbox inset="0,0,0,0">
                            <w:txbxContent>
                              <w:p w14:paraId="0EB7A5F7" w14:textId="77777777" w:rsidR="00CB6551" w:rsidRDefault="00CB6551" w:rsidP="00635533">
                                <w:r>
                                  <w:t xml:space="preserve"> </w:t>
                                </w:r>
                              </w:p>
                            </w:txbxContent>
                          </v:textbox>
                        </v:rect>
                        <v:rect id="Rectangle 30" o:spid="_x0000_s1048" style="position:absolute;left:780;top:63362;width:421;height:18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" filled="f" stroked="f">
                          <v:textbox inset="0,0,0,0">
                            <w:txbxContent>
                              <w:p w14:paraId="1CB71AC3" w14:textId="77777777" w:rsidR="00CB6551" w:rsidRDefault="00CB6551" w:rsidP="00635533">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49" type="#_x0000_t75" style="position:absolute;left:7528;top:2252;width:8474;height:87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">
                          <v:imagedata r:id="rId37" o:title=""/>
                        </v:shape>
                        <v:shape id="Picture 233" o:spid="_x0000_s1050" type="#_x0000_t75" style="position:absolute;left:32293;top:3487;width:24171;height:160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">
                          <v:imagedata r:id="rId38" o:title=""/>
                        </v:shape>
                        <v:shape id="Picture 234" o:spid="_x0000_s1051" type="#_x0000_t75" style="position:absolute;top:19292;width:24658;height:14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">
                          <v:imagedata r:id="rId39" o:title=""/>
                        </v:shape>
                        <v:shape id="Picture 251" o:spid="_x0000_s1052" type="#_x0000_t75" style="position:absolute;left:34107;top:28633;width:24547;height:215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">
                          <v:imagedata r:id="rId40" o:title=""/>
                        </v:shape>
                        <v:shape id="Picture 252" o:spid="_x0000_s1053" type="#_x0000_t75" style="position:absolute;left:1143;top:45976;width:24765;height:156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">
                          <v:imagedata r:id="rId41" o:title=""/>
                        </v:shape>
                        <v:shape id="Shape 240" o:spid="_x0000_s1054" style="position:absolute;left:50010;top:4927;width:8747;height:4008;visibility:visible;mso-wrap-style:square;v-text-anchor:top" coordsize="874776,400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" path="m,200406c,89662,195834,,437388,,678942,,874776,89662,874776,200406v,110744,-195834,200406,-437388,200406c195834,400812,,311150,,200406xe" filled="f" strokecolor="red" strokeweight="1.56pt">
                          <v:path arrowok="t" textboxrect="0,0,874776,400812"/>
                        </v:shape>
                        <v:shape id="Shape 241" o:spid="_x0000_s1055" style="position:absolute;left:32301;top:35651;width:26853;height:7346;visibility:visible;mso-wrap-style:square;v-text-anchor:top" coordsize="2685288,7345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" path="m,367284c,164465,601091,,1342644,v741553,,1342644,164465,1342644,367284c2685288,570103,2084197,734568,1342644,734568,601091,734568,,570103,,367284xe" filled="f" strokecolor="red" strokeweight="1.56pt">
                          <v:path arrowok="t" textboxrect="0,0,2685288,734568"/>
                        </v:shape>
                        <v:shape id="Shape 242" o:spid="_x0000_s1056" style="position:absolute;left:15049;top:54686;width:11811;height:3993;visibility:visible;mso-wrap-style:square;v-text-anchor:top" coordsize="1181100,399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" path="m,199644c,89408,264414,,590550,v326136,,590550,89408,590550,199644c1181100,309880,916686,399288,590550,399288,264414,399288,,309880,,199644xe" filled="f" strokecolor="red" strokeweight="1.56pt">
                          <v:path arrowok="t" textboxrect="0,0,1181100,399288"/>
                        </v:shape>
                        <v:shape id="Picture 14604" o:spid="_x0000_s1057" type="#_x0000_t75" style="position:absolute;left:17480;top:6337;width:16215;height:46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">
                          <v:imagedata r:id="rId42" o:title=""/>
                        </v:shape>
                        <v:shape id="Shape 244" o:spid="_x0000_s1058" style="position:absolute;left:17899;top:7205;width:13445;height:2040;visibility:visible;mso-wrap-style:square;v-text-anchor:top" coordsize="1344549,2039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" path="m3048,l1156113,89957r5937,-75859l1344549,123825r-197358,80138l1153131,128062,,38100,3048,xe" fillcolor="red" stroked="f" strokeweight="0">
                          <v:path arrowok="t" textboxrect="0,0,1344549,203963"/>
                        </v:shape>
                        <v:shape id="Picture 33" o:spid="_x0000_s1059" type="#_x0000_t75" style="position:absolute;left:23774;top:10574;width:26761;height:156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">
                          <v:imagedata r:id="rId43" o:title=""/>
                        </v:shape>
                        <v:shape id="Shape 246" o:spid="_x0000_s1060" style="position:absolute;left:26113;top:10764;width:23998;height:12931;visibility:visible;mso-wrap-style:square;v-text-anchor:top" coordsize="2399792,12931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" path="m2381758,r18034,33528l177037,1220283r35815,67116l,1293114,123190,1119378r35871,67220l2381758,xe" fillcolor="red" stroked="f" strokeweight="0">
                          <v:path arrowok="t" textboxrect="0,0,2399792,1293114"/>
                        </v:shape>
                        <v:shape id="Picture 40" o:spid="_x0000_s1061" type="#_x0000_t75" style="position:absolute;left:25008;top:32016;width:9434;height:78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">
                          <v:imagedata r:id="rId44" o:title=""/>
                        </v:shape>
                        <v:shape id="Shape 248" o:spid="_x0000_s1062" style="position:absolute;left:25435;top:32207;width:6670;height:5070;visibility:visible;mso-wrap-style:square;v-text-anchor:top" coordsize="667004,506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" path="m22860,l526035,377443r45719,-60959l667004,506984,457454,468884r45721,-60961l,30480,22860,xe" fillcolor="red" stroked="f" strokeweight="0">
                          <v:path arrowok="t" textboxrect="0,0,667004,506984"/>
                        </v:shape>
                        <v:shape id="Picture 42" o:spid="_x0000_s1063" type="#_x0000_t75" style="position:absolute;left:24155;top:43507;width:12481;height:138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">
                          <v:imagedata r:id="rId45" o:title=""/>
                        </v:shape>
                        <v:shape id="Shape 250" o:spid="_x0000_s1064" style="position:absolute;left:26494;top:43709;width:9720;height:11081;visibility:visible;mso-wrap-style:square;v-text-anchor:top" coordsize="971931,1108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" path="m943229,r28702,25146l139697,977237r57407,50193l,1108075,53594,901954r57375,50165l943229,xe" fillcolor="red" stroked="f" strokeweight="0">
                          <v:path arrowok="t" textboxrect="0,0,971931,1108075"/>
                        </v:shape>
                        <w10:anchorlock/>
                      </v:group>
                    </w:pict>
                  </mc:Fallback>
                </mc:AlternateContent>
              </w:r>
            </w:del>
          </w:p>
        </w:tc>
      </w:tr>
    </w:tbl>
    <w:p w14:paraId="6739D84D" w14:textId="77777777" w:rsidR="00635533" w:rsidRDefault="00635533" w:rsidP="00635533">
      <w:pPr>
        <w:pStyle w:val="Heading1"/>
      </w:pPr>
      <w:bookmarkStart w:id="186" w:name="_Toc404019436"/>
      <w:bookmarkStart w:id="187" w:name="_Toc500421536"/>
      <w:r>
        <w:t>Preparing ODK Collect (before fieldwork)</w:t>
      </w:r>
      <w:bookmarkEnd w:id="186"/>
      <w:bookmarkEnd w:id="187"/>
    </w:p>
    <w:p w14:paraId="312BF4D7" w14:textId="77777777" w:rsidR="00635533" w:rsidRDefault="00635533" w:rsidP="00635533">
      <w:r>
        <w:t xml:space="preserve">To facilitate smooth running of the fieldwork, there are a number of steps to complete within ODK Collect before the interviewers are given the mobile devices. These steps should be completed by the field supervisors to ensure they have a clear understanding of the process and that phones are set and ready to be used by interviewers without them needing to go through these steps. </w:t>
      </w:r>
    </w:p>
    <w:p w14:paraId="7E5CAEE6" w14:textId="2169BB25" w:rsidR="00635533" w:rsidRDefault="00635533" w:rsidP="001A14F8">
      <w:pPr>
        <w:pStyle w:val="Heading2"/>
        <w:rPr>
          <w:ins w:id="188" w:author="Dave Mills" w:date="2018-03-06T18:44:00Z"/>
        </w:rPr>
      </w:pPr>
      <w:bookmarkStart w:id="189" w:name="_Toc404019437"/>
      <w:bookmarkStart w:id="190" w:name="_Toc500421537"/>
      <w:r>
        <w:t>Adding Forms to the Device</w:t>
      </w:r>
      <w:bookmarkEnd w:id="189"/>
      <w:bookmarkEnd w:id="190"/>
    </w:p>
    <w:p w14:paraId="703D3AF4" w14:textId="351B1D93" w:rsidR="00BC164F" w:rsidRPr="00BC164F" w:rsidDel="00BC164F" w:rsidRDefault="00BC164F" w:rsidP="00BC164F">
      <w:pPr>
        <w:rPr>
          <w:del w:id="191" w:author="Dave Mills" w:date="2018-03-06T18:44:00Z"/>
          <w:rPrChange w:id="192" w:author="Dave Mills" w:date="2018-03-06T18:44:00Z">
            <w:rPr>
              <w:del w:id="193" w:author="Dave Mills" w:date="2018-03-06T18:44:00Z"/>
            </w:rPr>
          </w:rPrChange>
        </w:rPr>
        <w:pPrChange w:id="194" w:author="Dave Mills" w:date="2018-03-06T18:44:00Z">
          <w:pPr>
            <w:pStyle w:val="Heading2"/>
          </w:pPr>
        </w:pPrChange>
      </w:pPr>
    </w:p>
    <w:p w14:paraId="7C5F2F43" w14:textId="77777777" w:rsidR="00BC164F" w:rsidRDefault="00BC164F" w:rsidP="00635533">
      <w:pPr>
        <w:rPr>
          <w:ins w:id="195" w:author="Dave Mills" w:date="2018-03-06T18:44:00Z"/>
        </w:rPr>
      </w:pPr>
    </w:p>
    <w:p w14:paraId="44AEA2BE" w14:textId="6C4A6059" w:rsidR="00635533" w:rsidRPr="00476603" w:rsidRDefault="00635533" w:rsidP="00635533">
      <w:r>
        <w:t xml:space="preserve">There are 2 ways to add an ODK form to the device. The </w:t>
      </w:r>
      <w:del w:id="196" w:author="Dave Mills" w:date="2018-03-06T18:43:00Z">
        <w:r w:rsidDel="00BC164F">
          <w:delText xml:space="preserve">simplest </w:delText>
        </w:r>
      </w:del>
      <w:ins w:id="197" w:author="Dave Mills" w:date="2018-03-06T18:43:00Z">
        <w:r w:rsidR="00BC164F">
          <w:t>best</w:t>
        </w:r>
        <w:r w:rsidR="00BC164F">
          <w:t xml:space="preserve"> </w:t>
        </w:r>
      </w:ins>
      <w:r>
        <w:t xml:space="preserve">method is by connecting to the aggregate server where your project data will be stored: </w:t>
      </w:r>
    </w:p>
    <w:p w14:paraId="7AA63028" w14:textId="77777777" w:rsidR="00635533" w:rsidRDefault="00635533" w:rsidP="00C73FA2">
      <w:pPr>
        <w:pStyle w:val="ListParagraph"/>
        <w:numPr>
          <w:ilvl w:val="0"/>
          <w:numId w:val="6"/>
        </w:numPr>
      </w:pPr>
      <w:r>
        <w:t xml:space="preserve">Open ODK Collect and press your device’s </w:t>
      </w:r>
      <w:r w:rsidRPr="009C53F1">
        <w:rPr>
          <w:b/>
        </w:rPr>
        <w:t>Settings</w:t>
      </w:r>
      <w:r>
        <w:rPr>
          <w:i/>
        </w:rPr>
        <w:t xml:space="preserve"> </w:t>
      </w:r>
      <w:r>
        <w:t>Button.</w:t>
      </w:r>
    </w:p>
    <w:p w14:paraId="54926644" w14:textId="77777777" w:rsidR="00635533" w:rsidRPr="009C53F1" w:rsidRDefault="00635533" w:rsidP="00C73FA2">
      <w:pPr>
        <w:pStyle w:val="ListParagraph"/>
        <w:numPr>
          <w:ilvl w:val="0"/>
          <w:numId w:val="6"/>
        </w:numPr>
      </w:pPr>
      <w:r>
        <w:t xml:space="preserve">Choose General Settings then </w:t>
      </w:r>
      <w:r w:rsidRPr="00C235CB">
        <w:t>Configure Platform Settings</w:t>
      </w:r>
    </w:p>
    <w:p w14:paraId="0F6A22BC" w14:textId="76A7EBBC" w:rsidR="00635533" w:rsidRDefault="00635533" w:rsidP="00C73FA2">
      <w:pPr>
        <w:pStyle w:val="ListParagraph"/>
        <w:numPr>
          <w:ilvl w:val="0"/>
          <w:numId w:val="6"/>
        </w:numPr>
      </w:pPr>
      <w:r>
        <w:lastRenderedPageBreak/>
        <w:t xml:space="preserve">Set the </w:t>
      </w:r>
      <w:r>
        <w:rPr>
          <w:b/>
        </w:rPr>
        <w:t xml:space="preserve">URL </w:t>
      </w:r>
      <w:r w:rsidRPr="00B76C23">
        <w:rPr>
          <w:bCs/>
        </w:rPr>
        <w:t>to</w:t>
      </w:r>
      <w:r>
        <w:rPr>
          <w:b/>
        </w:rPr>
        <w:t xml:space="preserve"> </w:t>
      </w:r>
      <w:r>
        <w:t xml:space="preserve">the </w:t>
      </w:r>
      <w:proofErr w:type="spellStart"/>
      <w:r>
        <w:t>url</w:t>
      </w:r>
      <w:proofErr w:type="spellEnd"/>
      <w:r>
        <w:t xml:space="preserve"> of the survey server</w:t>
      </w:r>
      <w:ins w:id="198" w:author="Dave Mills" w:date="2018-03-06T18:45:00Z">
        <w:r w:rsidR="00BC164F">
          <w:t xml:space="preserve">. </w:t>
        </w:r>
      </w:ins>
      <w:del w:id="199" w:author="Dave Mills" w:date="2018-03-06T18:45:00Z">
        <w:r w:rsidDel="00BC164F">
          <w:delText xml:space="preserve"> </w:delText>
        </w:r>
      </w:del>
    </w:p>
    <w:p w14:paraId="75C34C94" w14:textId="09047127" w:rsidR="00635533" w:rsidRDefault="00BC164F" w:rsidP="00BC164F">
      <w:pPr>
        <w:pStyle w:val="ListParagraph"/>
        <w:numPr>
          <w:ilvl w:val="0"/>
          <w:numId w:val="6"/>
        </w:numPr>
        <w:pPrChange w:id="200" w:author="Dave Mills" w:date="2018-03-06T18:44:00Z">
          <w:pPr>
            <w:pStyle w:val="ListParagraph"/>
            <w:numPr>
              <w:ilvl w:val="1"/>
              <w:numId w:val="6"/>
            </w:numPr>
            <w:ind w:left="1440" w:hanging="360"/>
          </w:pPr>
        </w:pPrChange>
      </w:pPr>
      <w:ins w:id="201" w:author="Dave Mills" w:date="2018-03-06T18:45:00Z">
        <w:r>
          <w:t xml:space="preserve">If the server is setup to prevent public access to the forms, you will need to enter a valid username and password to connect to the server. You can use your own details to test the settings and download the forms, but we recommend that each </w:t>
        </w:r>
      </w:ins>
      <w:ins w:id="202" w:author="Dave Mills" w:date="2018-03-06T18:46:00Z">
        <w:r>
          <w:t>enumerator has their own account to allow easy tracking of who uploads which records.</w:t>
        </w:r>
      </w:ins>
      <w:del w:id="203" w:author="Dave Mills" w:date="2018-03-06T18:44:00Z">
        <w:r w:rsidR="00635533" w:rsidDel="00BC164F">
          <w:delText xml:space="preserve">A </w:delText>
        </w:r>
        <w:r w:rsidR="00635533" w:rsidRPr="00BC164F" w:rsidDel="00BC164F">
          <w:rPr>
            <w:b/>
            <w:rPrChange w:id="204" w:author="Dave Mills" w:date="2018-03-06T18:44:00Z">
              <w:rPr>
                <w:b/>
              </w:rPr>
            </w:rPrChange>
          </w:rPr>
          <w:delText xml:space="preserve">Username </w:delText>
        </w:r>
        <w:r w:rsidR="00635533" w:rsidDel="00BC164F">
          <w:delText xml:space="preserve">and </w:delText>
        </w:r>
        <w:r w:rsidR="00635533" w:rsidRPr="00BC164F" w:rsidDel="00BC164F">
          <w:rPr>
            <w:b/>
            <w:rPrChange w:id="205" w:author="Dave Mills" w:date="2018-03-06T18:44:00Z">
              <w:rPr>
                <w:b/>
              </w:rPr>
            </w:rPrChange>
          </w:rPr>
          <w:delText xml:space="preserve">Password </w:delText>
        </w:r>
        <w:r w:rsidR="00635533" w:rsidDel="00BC164F">
          <w:delText>may be needed to download files from the server.</w:delText>
        </w:r>
      </w:del>
    </w:p>
    <w:p w14:paraId="605DB224" w14:textId="77777777" w:rsidR="00635533" w:rsidRPr="009C53F1" w:rsidRDefault="00635533" w:rsidP="00C73FA2">
      <w:pPr>
        <w:pStyle w:val="ListParagraph"/>
        <w:numPr>
          <w:ilvl w:val="0"/>
          <w:numId w:val="6"/>
        </w:numPr>
      </w:pPr>
      <w:r>
        <w:t xml:space="preserve">Return to the General Settings and ensure that the </w:t>
      </w:r>
      <w:r>
        <w:rPr>
          <w:b/>
        </w:rPr>
        <w:t xml:space="preserve">Platform </w:t>
      </w:r>
      <w:r>
        <w:t xml:space="preserve">is set to </w:t>
      </w:r>
      <w:r>
        <w:rPr>
          <w:b/>
        </w:rPr>
        <w:t>ODK Aggregate</w:t>
      </w:r>
    </w:p>
    <w:p w14:paraId="0587E9F8" w14:textId="77777777" w:rsidR="00635533" w:rsidRPr="009C53F1" w:rsidRDefault="00635533" w:rsidP="00C73FA2">
      <w:pPr>
        <w:pStyle w:val="ListParagraph"/>
        <w:numPr>
          <w:ilvl w:val="0"/>
          <w:numId w:val="6"/>
        </w:numPr>
      </w:pPr>
      <w:r>
        <w:t xml:space="preserve">Return to the main ODK Collect menu and choose </w:t>
      </w:r>
      <w:r>
        <w:rPr>
          <w:b/>
        </w:rPr>
        <w:t>Get Blank Form</w:t>
      </w:r>
    </w:p>
    <w:p w14:paraId="4A278F3B" w14:textId="77777777" w:rsidR="00635533" w:rsidRDefault="00635533" w:rsidP="00C73FA2">
      <w:pPr>
        <w:pStyle w:val="ListParagraph"/>
        <w:numPr>
          <w:ilvl w:val="1"/>
          <w:numId w:val="6"/>
        </w:numPr>
      </w:pPr>
      <w:r>
        <w:t>If you receive an error, or do not see any forms here, then check your internet connection.</w:t>
      </w:r>
    </w:p>
    <w:p w14:paraId="6AAEB6DA" w14:textId="77777777" w:rsidR="00635533" w:rsidRDefault="00635533" w:rsidP="00C73FA2">
      <w:pPr>
        <w:pStyle w:val="ListParagraph"/>
        <w:numPr>
          <w:ilvl w:val="1"/>
          <w:numId w:val="6"/>
        </w:numPr>
      </w:pPr>
      <w:r>
        <w:t>If you are connected, check the URL you entered in the settings..</w:t>
      </w:r>
    </w:p>
    <w:p w14:paraId="4BA9C307" w14:textId="77777777" w:rsidR="00635533" w:rsidRDefault="00635533" w:rsidP="00C73FA2">
      <w:pPr>
        <w:pStyle w:val="ListParagraph"/>
        <w:numPr>
          <w:ilvl w:val="0"/>
          <w:numId w:val="6"/>
        </w:numPr>
      </w:pPr>
      <w:r>
        <w:t xml:space="preserve">Tap the form you wish to download and then choose </w:t>
      </w:r>
      <w:r>
        <w:rPr>
          <w:b/>
        </w:rPr>
        <w:t xml:space="preserve">Get Selected. </w:t>
      </w:r>
      <w:r>
        <w:t xml:space="preserve"> </w:t>
      </w:r>
    </w:p>
    <w:p w14:paraId="4AABCAB8" w14:textId="77777777" w:rsidR="00635533" w:rsidRDefault="00635533" w:rsidP="00C73FA2">
      <w:pPr>
        <w:pStyle w:val="ListParagraph"/>
        <w:numPr>
          <w:ilvl w:val="0"/>
          <w:numId w:val="6"/>
        </w:numPr>
      </w:pPr>
      <w:r>
        <w:t xml:space="preserve">You should receive a ‘success’ alert. Once this happens, return to the main menu and choose </w:t>
      </w:r>
      <w:r>
        <w:rPr>
          <w:b/>
        </w:rPr>
        <w:t xml:space="preserve">Fill Blank Form. </w:t>
      </w:r>
      <w:r>
        <w:t xml:space="preserve">You should see the form(s) you have just downloaded. </w:t>
      </w:r>
    </w:p>
    <w:p w14:paraId="3B8CD341" w14:textId="77777777" w:rsidR="00635533" w:rsidRDefault="00635533" w:rsidP="00635533">
      <w:r>
        <w:t xml:space="preserve">The blank forms are now available on the device, ready for completion. You do not need an internet connection to complete forms. </w:t>
      </w:r>
    </w:p>
    <w:p w14:paraId="2491395C" w14:textId="77777777" w:rsidR="00635533" w:rsidRDefault="00635533" w:rsidP="001A14F8">
      <w:pPr>
        <w:pStyle w:val="Heading2"/>
      </w:pPr>
      <w:bookmarkStart w:id="206" w:name="_Toc404019438"/>
      <w:bookmarkStart w:id="207" w:name="_Toc500421538"/>
      <w:r>
        <w:t>Adding Forms without an Internet Connection</w:t>
      </w:r>
      <w:bookmarkEnd w:id="206"/>
      <w:bookmarkEnd w:id="207"/>
    </w:p>
    <w:p w14:paraId="7252429B" w14:textId="77777777" w:rsidR="00635533" w:rsidRDefault="00635533" w:rsidP="00635533">
      <w:r>
        <w:t>If you are working without a network connection, you can manually add forms to your Android device either by copying via Bluetooth from another device with the up to date forms or else by connecting the device to a Windows PC.</w:t>
      </w:r>
    </w:p>
    <w:p w14:paraId="58D21963" w14:textId="77777777" w:rsidR="00635533" w:rsidRPr="00041341" w:rsidRDefault="00635533" w:rsidP="001A14F8">
      <w:pPr>
        <w:pStyle w:val="Heading3"/>
      </w:pPr>
      <w:bookmarkStart w:id="208" w:name="_Toc500421539"/>
      <w:r w:rsidRPr="00041341">
        <w:t>To add a blank form via Bluetooth connection from another Android device.</w:t>
      </w:r>
      <w:bookmarkEnd w:id="208"/>
      <w:r w:rsidRPr="00041341">
        <w:t xml:space="preserve"> </w:t>
      </w:r>
    </w:p>
    <w:p w14:paraId="0F24C628" w14:textId="77777777" w:rsidR="00635533" w:rsidRDefault="00635533" w:rsidP="00635533">
      <w:r>
        <w:t xml:space="preserve">First make sure the devices are visible and paired (see section on </w:t>
      </w:r>
      <w:r w:rsidRPr="00BC0919">
        <w:rPr>
          <w:i/>
          <w:iCs/>
        </w:rPr>
        <w:t>Setting up Bluetooth connections</w:t>
      </w:r>
      <w:r>
        <w:t>, below). On the device with the required forms:</w:t>
      </w:r>
    </w:p>
    <w:p w14:paraId="10D2A22F" w14:textId="77777777" w:rsidR="00635533" w:rsidRDefault="00635533" w:rsidP="00C73FA2">
      <w:pPr>
        <w:pStyle w:val="ListParagraph"/>
        <w:numPr>
          <w:ilvl w:val="0"/>
          <w:numId w:val="25"/>
        </w:numPr>
      </w:pPr>
      <w:r>
        <w:t xml:space="preserve">Go to File Manager, then the </w:t>
      </w:r>
      <w:proofErr w:type="spellStart"/>
      <w:r w:rsidRPr="00BC0919">
        <w:rPr>
          <w:b/>
          <w:bCs/>
        </w:rPr>
        <w:t>odk</w:t>
      </w:r>
      <w:proofErr w:type="spellEnd"/>
      <w:r w:rsidRPr="00BC0919">
        <w:rPr>
          <w:b/>
          <w:bCs/>
        </w:rPr>
        <w:t xml:space="preserve"> folder</w:t>
      </w:r>
      <w:r>
        <w:t xml:space="preserve">, then open the </w:t>
      </w:r>
      <w:r w:rsidRPr="00BC0919">
        <w:rPr>
          <w:b/>
          <w:bCs/>
        </w:rPr>
        <w:t>forms</w:t>
      </w:r>
      <w:r>
        <w:t xml:space="preserve"> </w:t>
      </w:r>
      <w:r w:rsidRPr="00BC0919">
        <w:rPr>
          <w:b/>
          <w:bCs/>
        </w:rPr>
        <w:t>folder</w:t>
      </w:r>
      <w:r>
        <w:rPr>
          <w:b/>
          <w:bCs/>
        </w:rPr>
        <w:t xml:space="preserve">. </w:t>
      </w:r>
      <w:r>
        <w:t xml:space="preserve">Since there are often problems sending a form via Bluetooth in this format it is best to compress the form file and send as a zipped file. </w:t>
      </w:r>
    </w:p>
    <w:p w14:paraId="7BA49AA5" w14:textId="77777777" w:rsidR="00635533" w:rsidRDefault="00635533" w:rsidP="00C73FA2">
      <w:pPr>
        <w:pStyle w:val="ListParagraph"/>
        <w:numPr>
          <w:ilvl w:val="0"/>
          <w:numId w:val="25"/>
        </w:numPr>
      </w:pPr>
      <w:r>
        <w:t xml:space="preserve">Find the form to transfer and hold your finger on the file until a pop up menu appears. Select </w:t>
      </w:r>
      <w:r w:rsidRPr="004670C3">
        <w:rPr>
          <w:b/>
          <w:bCs/>
        </w:rPr>
        <w:t>Compress</w:t>
      </w:r>
      <w:r>
        <w:rPr>
          <w:b/>
          <w:bCs/>
        </w:rPr>
        <w:t xml:space="preserve"> </w:t>
      </w:r>
      <w:r w:rsidRPr="004670C3">
        <w:t>(</w:t>
      </w:r>
      <w:r>
        <w:t>s</w:t>
      </w:r>
      <w:r w:rsidRPr="004670C3">
        <w:t>creenshot 1)</w:t>
      </w:r>
      <w:r>
        <w:rPr>
          <w:b/>
          <w:bCs/>
        </w:rPr>
        <w:t xml:space="preserve"> </w:t>
      </w:r>
      <w:r>
        <w:t xml:space="preserve">then </w:t>
      </w:r>
      <w:r w:rsidRPr="004670C3">
        <w:rPr>
          <w:b/>
          <w:bCs/>
        </w:rPr>
        <w:t>OK</w:t>
      </w:r>
      <w:r>
        <w:t xml:space="preserve"> on the compressed file folder path option </w:t>
      </w:r>
      <w:r w:rsidRPr="004670C3">
        <w:t>(</w:t>
      </w:r>
      <w:r>
        <w:t>s</w:t>
      </w:r>
      <w:r w:rsidRPr="004670C3">
        <w:t xml:space="preserve">creenshot </w:t>
      </w:r>
      <w:r>
        <w:t>2</w:t>
      </w:r>
      <w:r w:rsidRPr="004670C3">
        <w:t>)</w:t>
      </w:r>
      <w:r>
        <w:rPr>
          <w:b/>
          <w:bCs/>
        </w:rPr>
        <w:t>.</w:t>
      </w:r>
      <w:r w:rsidRPr="004670C3">
        <w:rPr>
          <w:noProof/>
          <w:lang w:eastAsia="en-GB" w:bidi="th-TH"/>
        </w:rPr>
        <w:t xml:space="preserve"> </w:t>
      </w:r>
      <w:r>
        <w:rPr>
          <w:noProof/>
          <w:lang w:eastAsia="en-GB" w:bidi="th-TH"/>
        </w:rPr>
        <w:t xml:space="preserve"> </w:t>
      </w:r>
    </w:p>
    <w:p w14:paraId="74CDA745" w14:textId="77777777" w:rsidR="00635533" w:rsidRDefault="00635533" w:rsidP="00C73FA2">
      <w:pPr>
        <w:pStyle w:val="ListParagraph"/>
        <w:numPr>
          <w:ilvl w:val="0"/>
          <w:numId w:val="25"/>
        </w:numPr>
      </w:pPr>
      <w:r>
        <w:rPr>
          <w:noProof/>
          <w:lang w:eastAsia="en-GB" w:bidi="th-TH"/>
        </w:rPr>
        <w:t xml:space="preserve">You will then see the zipped form in the folder . </w:t>
      </w:r>
    </w:p>
    <w:p w14:paraId="109701AC" w14:textId="77777777" w:rsidR="00635533" w:rsidRDefault="00635533" w:rsidP="00C73FA2">
      <w:pPr>
        <w:pStyle w:val="ListParagraph"/>
        <w:numPr>
          <w:ilvl w:val="0"/>
          <w:numId w:val="25"/>
        </w:numPr>
      </w:pPr>
      <w:r>
        <w:rPr>
          <w:noProof/>
          <w:lang w:eastAsia="en-GB" w:bidi="th-TH"/>
        </w:rPr>
        <w:t xml:space="preserve">Hold your finger on this zipped folder until you obtain the same pop up menu as previously. This time </w:t>
      </w:r>
      <w:r>
        <w:t xml:space="preserve">choose </w:t>
      </w:r>
      <w:r w:rsidRPr="00596A94">
        <w:rPr>
          <w:b/>
          <w:bCs/>
        </w:rPr>
        <w:t>Share</w:t>
      </w:r>
      <w:r>
        <w:t xml:space="preserve"> (3) followed by </w:t>
      </w:r>
      <w:r w:rsidRPr="00596A94">
        <w:rPr>
          <w:b/>
          <w:bCs/>
        </w:rPr>
        <w:t>Bluetooth</w:t>
      </w:r>
      <w:r>
        <w:t xml:space="preserve"> (4) to share the file via Bluetooth.</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9"/>
        <w:gridCol w:w="2188"/>
        <w:gridCol w:w="2188"/>
        <w:gridCol w:w="2136"/>
      </w:tblGrid>
      <w:tr w:rsidR="00635533" w14:paraId="722B5ADE" w14:textId="77777777" w:rsidTr="00CB6551">
        <w:trPr>
          <w:trHeight w:val="170"/>
        </w:trPr>
        <w:tc>
          <w:tcPr>
            <w:tcW w:w="2271" w:type="dxa"/>
            <w:vAlign w:val="center"/>
          </w:tcPr>
          <w:p w14:paraId="0C27E3DA" w14:textId="77777777" w:rsidR="00635533" w:rsidRDefault="00635533" w:rsidP="00CB6551">
            <w:pPr>
              <w:spacing w:after="0"/>
              <w:jc w:val="center"/>
              <w:rPr>
                <w:noProof/>
                <w:lang w:eastAsia="en-GB" w:bidi="th-TH"/>
              </w:rPr>
            </w:pPr>
            <w:r>
              <w:rPr>
                <w:noProof/>
                <w:lang w:eastAsia="en-GB" w:bidi="th-TH"/>
              </w:rPr>
              <w:t>1</w:t>
            </w:r>
          </w:p>
        </w:tc>
        <w:tc>
          <w:tcPr>
            <w:tcW w:w="2260" w:type="dxa"/>
            <w:vAlign w:val="center"/>
          </w:tcPr>
          <w:p w14:paraId="715CD6CB" w14:textId="77777777" w:rsidR="00635533" w:rsidRDefault="00635533" w:rsidP="00CB6551">
            <w:pPr>
              <w:spacing w:after="0"/>
              <w:jc w:val="center"/>
              <w:rPr>
                <w:noProof/>
                <w:lang w:eastAsia="en-GB" w:bidi="th-TH"/>
              </w:rPr>
            </w:pPr>
            <w:r>
              <w:rPr>
                <w:noProof/>
                <w:lang w:eastAsia="en-GB" w:bidi="th-TH"/>
              </w:rPr>
              <w:t>2</w:t>
            </w:r>
          </w:p>
        </w:tc>
        <w:tc>
          <w:tcPr>
            <w:tcW w:w="2260" w:type="dxa"/>
            <w:vAlign w:val="center"/>
          </w:tcPr>
          <w:p w14:paraId="11A91738" w14:textId="77777777" w:rsidR="00635533" w:rsidRDefault="00635533" w:rsidP="00CB6551">
            <w:pPr>
              <w:spacing w:after="0"/>
              <w:jc w:val="center"/>
            </w:pPr>
            <w:r>
              <w:t>3</w:t>
            </w:r>
          </w:p>
        </w:tc>
        <w:tc>
          <w:tcPr>
            <w:tcW w:w="2136" w:type="dxa"/>
          </w:tcPr>
          <w:p w14:paraId="1EEC815C" w14:textId="77777777" w:rsidR="00635533" w:rsidRDefault="00635533" w:rsidP="00CB6551">
            <w:pPr>
              <w:spacing w:after="0"/>
              <w:jc w:val="center"/>
            </w:pPr>
            <w:r>
              <w:t>4</w:t>
            </w:r>
          </w:p>
        </w:tc>
      </w:tr>
      <w:tr w:rsidR="00635533" w14:paraId="1654CD00" w14:textId="77777777" w:rsidTr="00CB6551">
        <w:tc>
          <w:tcPr>
            <w:tcW w:w="2271" w:type="dxa"/>
            <w:vAlign w:val="center"/>
          </w:tcPr>
          <w:p w14:paraId="0449FC8D" w14:textId="77777777" w:rsidR="00635533" w:rsidRDefault="00635533" w:rsidP="00CB6551">
            <w:pPr>
              <w:jc w:val="center"/>
            </w:pPr>
            <w:r>
              <w:rPr>
                <w:noProof/>
                <w:lang w:eastAsia="en-GB" w:bidi="hi-IN"/>
              </w:rPr>
              <mc:AlternateContent>
                <mc:Choice Requires="wpg">
                  <w:drawing>
                    <wp:inline distT="0" distB="0" distL="0" distR="0" wp14:anchorId="78CDAC62" wp14:editId="055B2F08">
                      <wp:extent cx="1227031" cy="2168525"/>
                      <wp:effectExtent l="0" t="0" r="0" b="3175"/>
                      <wp:docPr id="238" name="Group 238"/>
                      <wp:cNvGraphicFramePr/>
                      <a:graphic xmlns:a="http://schemas.openxmlformats.org/drawingml/2006/main">
                        <a:graphicData uri="http://schemas.microsoft.com/office/word/2010/wordprocessingGroup">
                          <wpg:wgp>
                            <wpg:cNvGrpSpPr/>
                            <wpg:grpSpPr>
                              <a:xfrm>
                                <a:off x="0" y="0"/>
                                <a:ext cx="1227031" cy="2168525"/>
                                <a:chOff x="0" y="0"/>
                                <a:chExt cx="1227031" cy="2168525"/>
                              </a:xfrm>
                            </wpg:grpSpPr>
                            <pic:pic xmlns:pic="http://schemas.openxmlformats.org/drawingml/2006/picture">
                              <pic:nvPicPr>
                                <pic:cNvPr id="236" name="Picture 23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8466" y="0"/>
                                  <a:ext cx="1218565" cy="2168525"/>
                                </a:xfrm>
                                <a:prstGeom prst="rect">
                                  <a:avLst/>
                                </a:prstGeom>
                              </pic:spPr>
                            </pic:pic>
                            <wps:wsp>
                              <wps:cNvPr id="237" name="Oval 237"/>
                              <wps:cNvSpPr/>
                              <wps:spPr>
                                <a:xfrm>
                                  <a:off x="0" y="1320800"/>
                                  <a:ext cx="651933"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BCD7053" id="Group 238" o:spid="_x0000_s1026" style="width:96.6pt;height:170.75pt;mso-position-horizontal-relative:char;mso-position-vertical-relative:line" coordsize="12270,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">
                      <v:shape id="Picture 236" o:spid="_x0000_s1027" type="#_x0000_t75" style="position:absolute;left:84;width:12186;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heKXEAAAA3AAAAA8AAABkcnMvZG93bnJldi54bWxEj1FrwkAQhN8L/odjhb4U3dSKaPQUKbQI&#10;7UvVH7Dk1uRibi/mrhr/fa9Q6OMwM98wq03vGnXlLlgvGp7HGSiWwhsrpYbj4W00BxUiiaHGC2u4&#10;c4DNevCwotz4m3zxdR9LlSASctJQxdjmiKGo2FEY+5YleSffOYpJdiWajm4J7hqcZNkMHVlJCxW1&#10;/Fpxcd5/u0S5PLEz0/r0UdeLzwW+o7VT1Ppx2G+XoCL38T/8194ZDZOXGfyeSUcA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heKXEAAAA3AAAAA8AAAAAAAAAAAAAAAAA&#10;nwIAAGRycy9kb3ducmV2LnhtbFBLBQYAAAAABAAEAPcAAACQAwAAAAA=&#10;">
                        <v:imagedata r:id="rId47" o:title=""/>
                        <v:path arrowok="t"/>
                      </v:shape>
                      <v:oval id="Oval 237" o:spid="_x0000_s1028" style="position:absolute;top:13208;width:65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V4FcMA&#10;AADcAAAADwAAAGRycy9kb3ducmV2LnhtbESPX2vCMBTF3wd+h3AF3zQ1zm10RlFB0Pm0Tny+NNe2&#10;2NyUJmrdpzcDYY+H8+fHmS06W4srtb5yrGE8SkAQ585UXGg4/GyGHyB8QDZYOyYNd/KwmPdeZpga&#10;d+NvumahEHGEfYoayhCaVEqfl2TRj1xDHL2Tay2GKNtCmhZvcdzWUiXJm7RYcSSU2NC6pPycXWzk&#10;7levSh3Vanquf9dfeJo2xu20HvS75SeIQF34Dz/bW6NBTd7h70w8An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V4FcMAAADcAAAADwAAAAAAAAAAAAAAAACYAgAAZHJzL2Rv&#10;d25yZXYueG1sUEsFBgAAAAAEAAQA9QAAAIgDAAAAAA==&#10;" filled="f" strokecolor="red" strokeweight="2pt"/>
                      <w10:anchorlock/>
                    </v:group>
                  </w:pict>
                </mc:Fallback>
              </mc:AlternateContent>
            </w:r>
          </w:p>
        </w:tc>
        <w:tc>
          <w:tcPr>
            <w:tcW w:w="2260" w:type="dxa"/>
            <w:vAlign w:val="center"/>
          </w:tcPr>
          <w:p w14:paraId="256A511E" w14:textId="77777777" w:rsidR="00635533" w:rsidRDefault="00635533" w:rsidP="00CB6551">
            <w:pPr>
              <w:jc w:val="center"/>
            </w:pPr>
            <w:r>
              <w:rPr>
                <w:noProof/>
                <w:lang w:eastAsia="en-GB" w:bidi="hi-IN"/>
              </w:rPr>
              <w:drawing>
                <wp:inline distT="0" distB="0" distL="0" distR="0" wp14:anchorId="1627F57D" wp14:editId="16017D00">
                  <wp:extent cx="1219134" cy="2169042"/>
                  <wp:effectExtent l="0" t="0" r="635" b="317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9134" cy="2169042"/>
                          </a:xfrm>
                          <a:prstGeom prst="rect">
                            <a:avLst/>
                          </a:prstGeom>
                        </pic:spPr>
                      </pic:pic>
                    </a:graphicData>
                  </a:graphic>
                </wp:inline>
              </w:drawing>
            </w:r>
          </w:p>
        </w:tc>
        <w:tc>
          <w:tcPr>
            <w:tcW w:w="2260" w:type="dxa"/>
            <w:vAlign w:val="center"/>
          </w:tcPr>
          <w:p w14:paraId="7AB69F99" w14:textId="77777777" w:rsidR="00635533" w:rsidRDefault="00635533" w:rsidP="00CB6551">
            <w:pPr>
              <w:jc w:val="center"/>
            </w:pPr>
            <w:r>
              <w:rPr>
                <w:noProof/>
                <w:lang w:eastAsia="en-GB" w:bidi="hi-IN"/>
              </w:rPr>
              <mc:AlternateContent>
                <mc:Choice Requires="wpg">
                  <w:drawing>
                    <wp:inline distT="0" distB="0" distL="0" distR="0" wp14:anchorId="52253281" wp14:editId="780F5FF8">
                      <wp:extent cx="1218565" cy="2168525"/>
                      <wp:effectExtent l="0" t="0" r="635" b="3175"/>
                      <wp:docPr id="241" name="Group 241"/>
                      <wp:cNvGraphicFramePr/>
                      <a:graphic xmlns:a="http://schemas.openxmlformats.org/drawingml/2006/main">
                        <a:graphicData uri="http://schemas.microsoft.com/office/word/2010/wordprocessingGroup">
                          <wpg:wgp>
                            <wpg:cNvGrpSpPr/>
                            <wpg:grpSpPr>
                              <a:xfrm>
                                <a:off x="0" y="0"/>
                                <a:ext cx="1218565" cy="2168525"/>
                                <a:chOff x="8466" y="0"/>
                                <a:chExt cx="1218565" cy="2168525"/>
                              </a:xfrm>
                            </wpg:grpSpPr>
                            <pic:pic xmlns:pic="http://schemas.openxmlformats.org/drawingml/2006/picture">
                              <pic:nvPicPr>
                                <pic:cNvPr id="242" name="Picture 24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8466" y="0"/>
                                  <a:ext cx="1218565" cy="2168525"/>
                                </a:xfrm>
                                <a:prstGeom prst="rect">
                                  <a:avLst/>
                                </a:prstGeom>
                              </pic:spPr>
                            </pic:pic>
                            <wps:wsp>
                              <wps:cNvPr id="243" name="Oval 243"/>
                              <wps:cNvSpPr/>
                              <wps:spPr>
                                <a:xfrm>
                                  <a:off x="16934" y="558800"/>
                                  <a:ext cx="651933" cy="177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D037462" id="Group 241" o:spid="_x0000_s1026" style="width:95.95pt;height:170.75pt;mso-position-horizontal-relative:char;mso-position-vertical-relative:line" coordorigin="84" coordsize="12185,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">
                      <v:shape id="Picture 242" o:spid="_x0000_s1027" type="#_x0000_t75" style="position:absolute;left:84;width:12186;height:216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cDdvEAAAA3AAAAA8AAABkcnMvZG93bnJldi54bWxEj1FrwkAQhN8L/Q/HFvpS6sYQikZPKUJL&#10;ob5U+wOW3JpczO2luaum/74nCD4OM/MNs1yPrlMnHoL1omE6yUCxVN5YqTV879+eZ6BCJDHUeWEN&#10;fxxgvbq/W1Jp/Fm++LSLtUoQCSVpaGLsS8RQNewoTHzPkryDHxzFJIcazUDnBHcd5ln2go6spIWG&#10;et40XB13vy5Rfp7YmaI9fLbtfDvHd7S2QK0fH8bXBajIY7yFr+0PoyEvcricSUcA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cDdvEAAAA3AAAAA8AAAAAAAAAAAAAAAAA&#10;nwIAAGRycy9kb3ducmV2LnhtbFBLBQYAAAAABAAEAPcAAACQAwAAAAA=&#10;">
                        <v:imagedata r:id="rId47" o:title=""/>
                        <v:path arrowok="t"/>
                      </v:shape>
                      <v:oval id="Oval 243" o:spid="_x0000_s1028" style="position:absolute;left:169;top:5588;width:6519;height:1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gNa8QA&#10;AADcAAAADwAAAGRycy9kb3ducmV2LnhtbESPS2vCQBSF94X+h+EK7pqJYywSHaUKhT5WpuL6krkm&#10;wcydkJmatL++IwhdHs7j46y3o23FlXrfONYwS1IQxKUzDVcajl+vT0sQPiAbbB2Thh/ysN08Pqwx&#10;N27gA12LUIk4wj5HDXUIXS6lL2uy6BPXEUfv7HqLIcq+kqbHIY7bVqo0fZYWG46EGjva11Reim8b&#10;uZ+7TKmT2i0u7e/+A8+Lzrh3raeT8WUFItAY/sP39pvRoLI53M7EI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4DWvEAAAA3AAAAA8AAAAAAAAAAAAAAAAAmAIAAGRycy9k&#10;b3ducmV2LnhtbFBLBQYAAAAABAAEAPUAAACJAwAAAAA=&#10;" filled="f" strokecolor="red" strokeweight="2pt"/>
                      <w10:anchorlock/>
                    </v:group>
                  </w:pict>
                </mc:Fallback>
              </mc:AlternateContent>
            </w:r>
          </w:p>
        </w:tc>
        <w:tc>
          <w:tcPr>
            <w:tcW w:w="2136" w:type="dxa"/>
          </w:tcPr>
          <w:p w14:paraId="4B159729" w14:textId="77777777" w:rsidR="00635533" w:rsidRDefault="00635533" w:rsidP="00CB6551">
            <w:pPr>
              <w:jc w:val="center"/>
              <w:rPr>
                <w:noProof/>
                <w:lang w:eastAsia="en-GB" w:bidi="th-TH"/>
              </w:rPr>
            </w:pPr>
            <w:r>
              <w:rPr>
                <w:noProof/>
                <w:lang w:eastAsia="en-GB" w:bidi="hi-IN"/>
              </w:rPr>
              <mc:AlternateContent>
                <mc:Choice Requires="wps">
                  <w:drawing>
                    <wp:anchor distT="0" distB="0" distL="114300" distR="114300" simplePos="0" relativeHeight="251661312" behindDoc="0" locked="0" layoutInCell="1" allowOverlap="1" wp14:anchorId="00E19686" wp14:editId="695835AB">
                      <wp:simplePos x="0" y="0"/>
                      <wp:positionH relativeFrom="column">
                        <wp:posOffset>36618</wp:posOffset>
                      </wp:positionH>
                      <wp:positionV relativeFrom="paragraph">
                        <wp:posOffset>958638</wp:posOffset>
                      </wp:positionV>
                      <wp:extent cx="762000" cy="389467"/>
                      <wp:effectExtent l="0" t="0" r="19050" b="10795"/>
                      <wp:wrapNone/>
                      <wp:docPr id="246" name="Oval 246"/>
                      <wp:cNvGraphicFramePr/>
                      <a:graphic xmlns:a="http://schemas.openxmlformats.org/drawingml/2006/main">
                        <a:graphicData uri="http://schemas.microsoft.com/office/word/2010/wordprocessingShape">
                          <wps:wsp>
                            <wps:cNvSpPr/>
                            <wps:spPr>
                              <a:xfrm>
                                <a:off x="0" y="0"/>
                                <a:ext cx="762000" cy="38946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1EE5D4" id="Oval 246" o:spid="_x0000_s1026" style="position:absolute;margin-left:2.9pt;margin-top:75.5pt;width:60pt;height:3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" filled="f" strokecolor="red" strokeweight="2pt"/>
                  </w:pict>
                </mc:Fallback>
              </mc:AlternateContent>
            </w:r>
            <w:r>
              <w:rPr>
                <w:noProof/>
                <w:lang w:eastAsia="en-GB" w:bidi="hi-IN"/>
              </w:rPr>
              <w:drawing>
                <wp:inline distT="0" distB="0" distL="0" distR="0" wp14:anchorId="780FDAA7" wp14:editId="134435CD">
                  <wp:extent cx="1219134" cy="2169042"/>
                  <wp:effectExtent l="0" t="0" r="635" b="317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19134" cy="2169042"/>
                          </a:xfrm>
                          <a:prstGeom prst="rect">
                            <a:avLst/>
                          </a:prstGeom>
                        </pic:spPr>
                      </pic:pic>
                    </a:graphicData>
                  </a:graphic>
                </wp:inline>
              </w:drawing>
            </w:r>
          </w:p>
        </w:tc>
      </w:tr>
    </w:tbl>
    <w:p w14:paraId="4E4928F4" w14:textId="77777777" w:rsidR="00635533" w:rsidRDefault="00635533" w:rsidP="00635533">
      <w:pPr>
        <w:ind w:left="360"/>
      </w:pPr>
    </w:p>
    <w:p w14:paraId="67B4FC12" w14:textId="77777777" w:rsidR="00635533" w:rsidRDefault="00635533" w:rsidP="00C73FA2">
      <w:pPr>
        <w:pStyle w:val="ListParagraph"/>
        <w:numPr>
          <w:ilvl w:val="0"/>
          <w:numId w:val="25"/>
        </w:numPr>
      </w:pPr>
      <w:r>
        <w:lastRenderedPageBreak/>
        <w:t>Select the device name of the destination phone from the list of visible devices. You should receive a notification on the source phone telling you that you are sending a file.</w:t>
      </w:r>
    </w:p>
    <w:p w14:paraId="253719CE" w14:textId="77777777" w:rsidR="00635533" w:rsidRDefault="00635533" w:rsidP="00C73FA2">
      <w:pPr>
        <w:pStyle w:val="ListParagraph"/>
        <w:numPr>
          <w:ilvl w:val="0"/>
          <w:numId w:val="25"/>
        </w:numPr>
      </w:pPr>
      <w:r>
        <w:t>On the destination phone you should receive a message to say a file is waiting to be transferred and you will need to accept the transfer.</w:t>
      </w:r>
    </w:p>
    <w:p w14:paraId="4DE5B074" w14:textId="77777777" w:rsidR="00635533" w:rsidRDefault="00635533" w:rsidP="00C73FA2">
      <w:pPr>
        <w:pStyle w:val="ListParagraph"/>
        <w:numPr>
          <w:ilvl w:val="0"/>
          <w:numId w:val="25"/>
        </w:numPr>
      </w:pPr>
      <w:r>
        <w:t xml:space="preserve">The file will be copied to the folder called </w:t>
      </w:r>
      <w:r w:rsidRPr="00B81C42">
        <w:rPr>
          <w:b/>
          <w:bCs/>
        </w:rPr>
        <w:t>Bluetooth</w:t>
      </w:r>
      <w:r>
        <w:t xml:space="preserve"> on the destination phone. Extract the folder, open it and copy the ODK form from there to the folder </w:t>
      </w:r>
      <w:proofErr w:type="spellStart"/>
      <w:r w:rsidRPr="00041341">
        <w:rPr>
          <w:b/>
          <w:bCs/>
        </w:rPr>
        <w:t>odk</w:t>
      </w:r>
      <w:proofErr w:type="spellEnd"/>
      <w:r w:rsidRPr="00041341">
        <w:rPr>
          <w:b/>
          <w:bCs/>
        </w:rPr>
        <w:t>/forms</w:t>
      </w:r>
      <w:r>
        <w:t>.</w:t>
      </w:r>
    </w:p>
    <w:p w14:paraId="7FAF29F4" w14:textId="77777777" w:rsidR="00635533" w:rsidRDefault="00635533" w:rsidP="00C73FA2">
      <w:pPr>
        <w:pStyle w:val="ListParagraph"/>
        <w:numPr>
          <w:ilvl w:val="0"/>
          <w:numId w:val="25"/>
        </w:numPr>
      </w:pPr>
      <w:r>
        <w:t xml:space="preserve">Delete the transferred zip folder and extracted folder from the </w:t>
      </w:r>
      <w:r w:rsidRPr="00041341">
        <w:rPr>
          <w:b/>
          <w:bCs/>
        </w:rPr>
        <w:t>Bluetooth</w:t>
      </w:r>
      <w:r>
        <w:t xml:space="preserve"> folder.</w:t>
      </w:r>
    </w:p>
    <w:p w14:paraId="7DE97158" w14:textId="77777777" w:rsidR="00635533" w:rsidRPr="00041341" w:rsidRDefault="00635533" w:rsidP="00635533">
      <w:pPr>
        <w:ind w:left="360"/>
        <w:rPr>
          <w:i/>
          <w:iCs/>
        </w:rPr>
      </w:pPr>
      <w:r w:rsidRPr="00041341">
        <w:rPr>
          <w:i/>
          <w:iCs/>
        </w:rPr>
        <w:t xml:space="preserve">See instructions in </w:t>
      </w:r>
      <w:r>
        <w:rPr>
          <w:i/>
          <w:iCs/>
        </w:rPr>
        <w:t xml:space="preserve">the section below: </w:t>
      </w:r>
      <w:r w:rsidRPr="00041341">
        <w:rPr>
          <w:i/>
          <w:iCs/>
        </w:rPr>
        <w:t>Copying via Bluetooth</w:t>
      </w:r>
      <w:r>
        <w:rPr>
          <w:i/>
          <w:iCs/>
        </w:rPr>
        <w:t>,</w:t>
      </w:r>
      <w:r w:rsidRPr="00041341">
        <w:rPr>
          <w:i/>
          <w:iCs/>
        </w:rPr>
        <w:t xml:space="preserve"> for additional information on setting up and functioning of Bluetooth copying</w:t>
      </w:r>
      <w:r>
        <w:rPr>
          <w:i/>
          <w:iCs/>
        </w:rPr>
        <w:t xml:space="preserve"> if needed.</w:t>
      </w:r>
    </w:p>
    <w:p w14:paraId="7FAE38F9" w14:textId="77777777" w:rsidR="00635533" w:rsidRPr="00041341" w:rsidRDefault="00635533" w:rsidP="001A14F8">
      <w:pPr>
        <w:pStyle w:val="Heading3"/>
      </w:pPr>
      <w:bookmarkStart w:id="209" w:name="_Toc500421540"/>
      <w:r w:rsidRPr="00041341">
        <w:t xml:space="preserve">To add a blank form </w:t>
      </w:r>
      <w:r>
        <w:t>by connecting the device to a Windows PC</w:t>
      </w:r>
      <w:bookmarkEnd w:id="209"/>
      <w:r w:rsidRPr="00041341">
        <w:t xml:space="preserve"> </w:t>
      </w:r>
    </w:p>
    <w:p w14:paraId="59CC99F9" w14:textId="77777777" w:rsidR="00635533" w:rsidRDefault="00635533" w:rsidP="00635533">
      <w:r>
        <w:t xml:space="preserve">The blank forms are .xml files. To add a blank form to the Android device, copy it from your PC into the </w:t>
      </w:r>
      <w:r w:rsidRPr="00E775C0">
        <w:rPr>
          <w:b/>
          <w:bCs/>
        </w:rPr>
        <w:t>&lt;root&gt;/</w:t>
      </w:r>
      <w:proofErr w:type="spellStart"/>
      <w:r w:rsidRPr="00E775C0">
        <w:rPr>
          <w:b/>
          <w:bCs/>
        </w:rPr>
        <w:t>odk</w:t>
      </w:r>
      <w:proofErr w:type="spellEnd"/>
      <w:r w:rsidRPr="00E775C0">
        <w:rPr>
          <w:b/>
          <w:bCs/>
        </w:rPr>
        <w:t>/forms</w:t>
      </w:r>
      <w:r>
        <w:rPr>
          <w:b/>
          <w:bCs/>
        </w:rPr>
        <w:t xml:space="preserve">/ </w:t>
      </w:r>
      <w:r>
        <w:t>folder. If there are any images or other media associated with the form, it will be in a folder called "&lt;</w:t>
      </w:r>
      <w:proofErr w:type="spellStart"/>
      <w:r>
        <w:t>formname</w:t>
      </w:r>
      <w:proofErr w:type="spellEnd"/>
      <w:r>
        <w:t xml:space="preserve">&gt;-media.  This folder should also be copied to the </w:t>
      </w:r>
      <w:proofErr w:type="spellStart"/>
      <w:r>
        <w:rPr>
          <w:b/>
          <w:bCs/>
        </w:rPr>
        <w:t>odk</w:t>
      </w:r>
      <w:proofErr w:type="spellEnd"/>
      <w:r>
        <w:rPr>
          <w:b/>
          <w:bCs/>
        </w:rPr>
        <w:t>/forms</w:t>
      </w:r>
      <w:r>
        <w:t xml:space="preserve"> folder on your device. </w:t>
      </w:r>
    </w:p>
    <w:p w14:paraId="193BC67E" w14:textId="77777777" w:rsidR="00635533" w:rsidRDefault="00635533" w:rsidP="001A14F8">
      <w:pPr>
        <w:pStyle w:val="Heading1"/>
      </w:pPr>
      <w:bookmarkStart w:id="210" w:name="_Toc404019439"/>
      <w:bookmarkStart w:id="211" w:name="_Toc500421541"/>
      <w:r>
        <w:t>Form management in ODK Collect</w:t>
      </w:r>
      <w:bookmarkEnd w:id="210"/>
      <w:bookmarkEnd w:id="211"/>
      <w:r>
        <w:t xml:space="preserve"> </w:t>
      </w:r>
    </w:p>
    <w:p w14:paraId="253A8BDE" w14:textId="77777777" w:rsidR="00635533" w:rsidRDefault="00635533" w:rsidP="00635533">
      <w:r>
        <w:t xml:space="preserve">Each time you start a new blank form, ODK collect creates a new instance of that form. Forms are kept organised by a small, internal database, which tags instances with one of the following tags:  </w:t>
      </w:r>
    </w:p>
    <w:p w14:paraId="5214910C" w14:textId="77777777" w:rsidR="00635533" w:rsidRDefault="00635533" w:rsidP="00C73FA2">
      <w:pPr>
        <w:pStyle w:val="ListParagraph"/>
        <w:numPr>
          <w:ilvl w:val="0"/>
          <w:numId w:val="1"/>
        </w:numPr>
        <w:ind w:left="1418" w:hanging="698"/>
      </w:pPr>
      <w:r w:rsidRPr="00756047">
        <w:rPr>
          <w:b/>
        </w:rPr>
        <w:t>Saved (not finalized)</w:t>
      </w:r>
      <w:r>
        <w:t xml:space="preserve">: A saved form can be edited by choosing “edit saved form” on the main menu. </w:t>
      </w:r>
    </w:p>
    <w:p w14:paraId="7A0D6B8C" w14:textId="77777777" w:rsidR="00635533" w:rsidRDefault="00635533" w:rsidP="00C73FA2">
      <w:pPr>
        <w:pStyle w:val="ListParagraph"/>
        <w:numPr>
          <w:ilvl w:val="0"/>
          <w:numId w:val="1"/>
        </w:numPr>
        <w:ind w:left="1418" w:hanging="698"/>
      </w:pPr>
      <w:r w:rsidRPr="00756047">
        <w:rPr>
          <w:b/>
        </w:rPr>
        <w:t>Finalized</w:t>
      </w:r>
      <w:r>
        <w:t xml:space="preserve">: At the end of the form, you have the option of marking a form as finalized. This indicates that it is ready to be sent to the server. When you mark a form as finalized and attempt to exit, ODK runs the validation for the whole form. If there are required fields left blank, or if a response does not fulfil the pre-programmed constraints, you will not be allowed to exit. The form will not be marked as finalized and you will be taken to the first validation error ODK has found. This prevents any incomplete form from being uploaded. </w:t>
      </w:r>
    </w:p>
    <w:p w14:paraId="6FE3D32A" w14:textId="77777777" w:rsidR="00635533" w:rsidRDefault="00635533" w:rsidP="00635533">
      <w:r>
        <w:t xml:space="preserve">A finalized form can be edited in the same way as a saved, not-finalized form. </w:t>
      </w:r>
    </w:p>
    <w:p w14:paraId="1228F576" w14:textId="66781E51" w:rsidR="00635533" w:rsidRDefault="00635533" w:rsidP="00C73FA2">
      <w:pPr>
        <w:pStyle w:val="ListParagraph"/>
        <w:numPr>
          <w:ilvl w:val="0"/>
          <w:numId w:val="1"/>
        </w:numPr>
        <w:ind w:left="1418" w:hanging="698"/>
      </w:pPr>
      <w:r w:rsidRPr="00756047">
        <w:rPr>
          <w:b/>
        </w:rPr>
        <w:t>Sent</w:t>
      </w:r>
      <w:r>
        <w:t xml:space="preserve">: A form that has been sent to the server no longer appears on the “edit saved form” or “send finalized form” menu. The actual file remains on the </w:t>
      </w:r>
      <w:r w:rsidR="00E81C8D">
        <w:t>phone but</w:t>
      </w:r>
      <w:r>
        <w:t xml:space="preserve"> cannot be accessed directly within ODK Collect. This prevents multiple submissions of the same instance.   </w:t>
      </w:r>
    </w:p>
    <w:p w14:paraId="485D6571" w14:textId="77777777" w:rsidR="00635533" w:rsidRDefault="00635533" w:rsidP="00C73FA2">
      <w:pPr>
        <w:pStyle w:val="ListParagraph"/>
        <w:numPr>
          <w:ilvl w:val="0"/>
          <w:numId w:val="1"/>
        </w:numPr>
        <w:ind w:left="1418" w:hanging="698"/>
      </w:pPr>
      <w:r w:rsidRPr="00756047">
        <w:rPr>
          <w:b/>
        </w:rPr>
        <w:t>Sending failed</w:t>
      </w:r>
      <w:r>
        <w:t xml:space="preserve">: Each time a form is sent, ODK collect attempts to communicate with the server to ensure the upload was successful. If the upload fails, it registers the attempt and marks the form instance as not-sent. Sending can then be tried again at a later time.  </w:t>
      </w:r>
    </w:p>
    <w:p w14:paraId="42097505" w14:textId="77777777" w:rsidR="00635533" w:rsidRDefault="00635533" w:rsidP="00635533">
      <w:r>
        <w:t xml:space="preserve">A form should be </w:t>
      </w:r>
      <w:r w:rsidRPr="00320707">
        <w:rPr>
          <w:b/>
          <w:bCs/>
        </w:rPr>
        <w:t>S</w:t>
      </w:r>
      <w:r>
        <w:rPr>
          <w:b/>
          <w:bCs/>
        </w:rPr>
        <w:t>aved</w:t>
      </w:r>
      <w:r>
        <w:t xml:space="preserve"> by the </w:t>
      </w:r>
      <w:r w:rsidRPr="00320707">
        <w:rPr>
          <w:i/>
          <w:iCs/>
          <w:u w:val="single"/>
        </w:rPr>
        <w:t>interviewer</w:t>
      </w:r>
      <w:r>
        <w:t xml:space="preserve"> if the interview is not yet complete – e.g. the respondent has asked him/her to return at a later time.</w:t>
      </w:r>
    </w:p>
    <w:p w14:paraId="7FDB19E7" w14:textId="77777777" w:rsidR="00635533" w:rsidRDefault="00635533" w:rsidP="00635533">
      <w:r>
        <w:t xml:space="preserve">A form should be </w:t>
      </w:r>
      <w:r>
        <w:rPr>
          <w:b/>
          <w:bCs/>
        </w:rPr>
        <w:t>Finalized</w:t>
      </w:r>
      <w:r>
        <w:t xml:space="preserve"> by the </w:t>
      </w:r>
      <w:r w:rsidRPr="00320707">
        <w:rPr>
          <w:i/>
          <w:iCs/>
          <w:u w:val="single"/>
        </w:rPr>
        <w:t>interviewer</w:t>
      </w:r>
      <w:r>
        <w:t xml:space="preserve"> if the interview is complete; this ensures built in checks are carried out on the data. The options in ODK should be set so that forms are automatically finalized once the interviewer reaches the end of the form. </w:t>
      </w:r>
    </w:p>
    <w:p w14:paraId="137DB200" w14:textId="77777777" w:rsidR="00635533" w:rsidRDefault="00635533" w:rsidP="00635533">
      <w:r w:rsidRPr="00130D51">
        <w:t xml:space="preserve">Forms should be Sent by the supervisor at the end of the day (assuming there is a data connection available) and </w:t>
      </w:r>
      <w:r w:rsidRPr="00041341">
        <w:rPr>
          <w:b/>
          <w:bCs/>
          <w:i/>
          <w:iCs/>
        </w:rPr>
        <w:t>only after further checks and backups</w:t>
      </w:r>
      <w:r w:rsidRPr="00130D51">
        <w:t xml:space="preserve"> have been carried out.</w:t>
      </w:r>
    </w:p>
    <w:p w14:paraId="58225FDF" w14:textId="77777777" w:rsidR="00635533" w:rsidRDefault="00635533" w:rsidP="00635533">
      <w:pPr>
        <w:pStyle w:val="Heading1"/>
      </w:pPr>
      <w:bookmarkStart w:id="212" w:name="_Toc404019441"/>
      <w:bookmarkStart w:id="213" w:name="_Toc500421542"/>
      <w:r>
        <w:lastRenderedPageBreak/>
        <w:t>Backups through Bluetooth</w:t>
      </w:r>
      <w:bookmarkEnd w:id="212"/>
      <w:bookmarkEnd w:id="213"/>
    </w:p>
    <w:p w14:paraId="39C4DEDB" w14:textId="77777777" w:rsidR="00635533" w:rsidRDefault="00635533" w:rsidP="00635533">
      <w:r>
        <w:t>In this section of the manual we describe the method of backing up the ODK data using the Bluetooth connection. The plan is for the field supervisor to take a copy of the ODK folder from each of the three phones used by the enumerators/interviewers during the day.  The backups should be done at the end of each day of fieldwork prior to uploading the finalised forms.</w:t>
      </w:r>
    </w:p>
    <w:p w14:paraId="50A6402A" w14:textId="77777777" w:rsidR="00635533" w:rsidRPr="00756047" w:rsidRDefault="00635533" w:rsidP="001A14F8">
      <w:pPr>
        <w:pStyle w:val="Heading2"/>
      </w:pPr>
      <w:bookmarkStart w:id="214" w:name="_Toc404019442"/>
      <w:bookmarkStart w:id="215" w:name="_Toc500421543"/>
      <w:r w:rsidRPr="00756047">
        <w:t>Setting up the Bluetooth connections</w:t>
      </w:r>
      <w:bookmarkEnd w:id="214"/>
      <w:bookmarkEnd w:id="215"/>
    </w:p>
    <w:p w14:paraId="14F86579" w14:textId="77777777" w:rsidR="00635533" w:rsidRPr="00756047" w:rsidRDefault="00635533" w:rsidP="00635533">
      <w:r>
        <w:t xml:space="preserve">To save battery power you should ensure the Bluetooth function is switched off during the day. To </w:t>
      </w:r>
      <w:r w:rsidRPr="00756047">
        <w:t>switch this back on:</w:t>
      </w:r>
    </w:p>
    <w:p w14:paraId="1859A11C" w14:textId="77777777" w:rsidR="00635533" w:rsidRDefault="00635533" w:rsidP="00C73FA2">
      <w:pPr>
        <w:pStyle w:val="ListParagraph"/>
        <w:numPr>
          <w:ilvl w:val="0"/>
          <w:numId w:val="11"/>
        </w:numPr>
      </w:pPr>
      <w:r>
        <w:t xml:space="preserve">Go to </w:t>
      </w:r>
      <w:r>
        <w:rPr>
          <w:b/>
          <w:bCs/>
        </w:rPr>
        <w:t>Settings</w:t>
      </w:r>
      <w:r>
        <w:t xml:space="preserve"> on the device.  </w:t>
      </w:r>
    </w:p>
    <w:p w14:paraId="418673F5" w14:textId="77777777" w:rsidR="00635533" w:rsidRDefault="00635533" w:rsidP="00C73FA2">
      <w:pPr>
        <w:pStyle w:val="ListParagraph"/>
        <w:numPr>
          <w:ilvl w:val="0"/>
          <w:numId w:val="11"/>
        </w:numPr>
      </w:pPr>
      <w:r>
        <w:t xml:space="preserve">Under </w:t>
      </w:r>
      <w:r w:rsidRPr="00E023B0">
        <w:rPr>
          <w:b/>
          <w:bCs/>
        </w:rPr>
        <w:t>Wireless and networks</w:t>
      </w:r>
      <w:r>
        <w:t xml:space="preserve"> go to </w:t>
      </w:r>
      <w:r w:rsidRPr="00E023B0">
        <w:rPr>
          <w:b/>
          <w:bCs/>
        </w:rPr>
        <w:t xml:space="preserve">Bluetooth </w:t>
      </w:r>
      <w:r w:rsidRPr="00E023B0">
        <w:t>and make</w:t>
      </w:r>
      <w:r>
        <w:t xml:space="preserve"> sure </w:t>
      </w:r>
      <w:r w:rsidRPr="00E023B0">
        <w:rPr>
          <w:b/>
          <w:bCs/>
        </w:rPr>
        <w:t>Bluetooth</w:t>
      </w:r>
      <w:r>
        <w:t xml:space="preserve"> is turned </w:t>
      </w:r>
      <w:r w:rsidRPr="00E023B0">
        <w:rPr>
          <w:b/>
          <w:bCs/>
        </w:rPr>
        <w:t>ON</w:t>
      </w:r>
      <w:r>
        <w:t>.</w:t>
      </w:r>
    </w:p>
    <w:p w14:paraId="5E1B4E1A" w14:textId="77777777" w:rsidR="00635533" w:rsidRDefault="00635533" w:rsidP="00635533">
      <w:r>
        <w:rPr>
          <w:noProof/>
          <w:lang w:eastAsia="en-GB" w:bidi="hi-IN"/>
        </w:rPr>
        <mc:AlternateContent>
          <mc:Choice Requires="wps">
            <w:drawing>
              <wp:anchor distT="0" distB="0" distL="114300" distR="114300" simplePos="0" relativeHeight="251659264" behindDoc="0" locked="0" layoutInCell="1" allowOverlap="1" wp14:anchorId="3AD0BA23" wp14:editId="7481A12F">
                <wp:simplePos x="0" y="0"/>
                <wp:positionH relativeFrom="column">
                  <wp:posOffset>-2963</wp:posOffset>
                </wp:positionH>
                <wp:positionV relativeFrom="paragraph">
                  <wp:posOffset>901488</wp:posOffset>
                </wp:positionV>
                <wp:extent cx="1481667" cy="423333"/>
                <wp:effectExtent l="0" t="0" r="23495" b="15240"/>
                <wp:wrapNone/>
                <wp:docPr id="248" name="Oval 248"/>
                <wp:cNvGraphicFramePr/>
                <a:graphic xmlns:a="http://schemas.openxmlformats.org/drawingml/2006/main">
                  <a:graphicData uri="http://schemas.microsoft.com/office/word/2010/wordprocessingShape">
                    <wps:wsp>
                      <wps:cNvSpPr/>
                      <wps:spPr>
                        <a:xfrm>
                          <a:off x="0" y="0"/>
                          <a:ext cx="1481667" cy="4233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B5D84" id="Oval 248" o:spid="_x0000_s1026" style="position:absolute;margin-left:-.25pt;margin-top:71pt;width:116.65pt;height:33.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" filled="f" strokecolor="red" strokeweight="2pt"/>
            </w:pict>
          </mc:Fallback>
        </mc:AlternateContent>
      </w:r>
      <w:r>
        <w:rPr>
          <w:noProof/>
          <w:lang w:eastAsia="en-GB" w:bidi="hi-IN"/>
        </w:rPr>
        <w:drawing>
          <wp:inline distT="0" distB="0" distL="0" distR="0" wp14:anchorId="2C118B6D" wp14:editId="381E981C">
            <wp:extent cx="1582844" cy="2816143"/>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82844" cy="2816143"/>
                    </a:xfrm>
                    <a:prstGeom prst="rect">
                      <a:avLst/>
                    </a:prstGeom>
                  </pic:spPr>
                </pic:pic>
              </a:graphicData>
            </a:graphic>
          </wp:inline>
        </w:drawing>
      </w:r>
      <w:r>
        <w:t xml:space="preserve">  </w:t>
      </w:r>
    </w:p>
    <w:p w14:paraId="58901BF4" w14:textId="77777777" w:rsidR="00635533" w:rsidRDefault="00635533" w:rsidP="00635533">
      <w:r>
        <w:t>Other settings for Bluetooth include:</w:t>
      </w:r>
    </w:p>
    <w:p w14:paraId="2B8D37AF" w14:textId="77777777" w:rsidR="00635533" w:rsidRDefault="00635533" w:rsidP="00C73FA2">
      <w:pPr>
        <w:pStyle w:val="ListParagraph"/>
        <w:numPr>
          <w:ilvl w:val="0"/>
          <w:numId w:val="12"/>
        </w:numPr>
      </w:pPr>
      <w:r>
        <w:t>Device name</w:t>
      </w:r>
    </w:p>
    <w:p w14:paraId="639DF875" w14:textId="77777777" w:rsidR="00635533" w:rsidRDefault="00635533" w:rsidP="00C73FA2">
      <w:pPr>
        <w:pStyle w:val="ListParagraph"/>
        <w:numPr>
          <w:ilvl w:val="0"/>
          <w:numId w:val="12"/>
        </w:numPr>
      </w:pPr>
      <w:r>
        <w:t>Visible</w:t>
      </w:r>
    </w:p>
    <w:p w14:paraId="3E519013" w14:textId="77777777" w:rsidR="00635533" w:rsidRDefault="00635533" w:rsidP="00635533">
      <w:pPr>
        <w:pStyle w:val="Heading2"/>
      </w:pPr>
      <w:bookmarkStart w:id="216" w:name="_Toc404019443"/>
      <w:bookmarkStart w:id="217" w:name="_Toc500421544"/>
      <w:r>
        <w:t>Device Name</w:t>
      </w:r>
      <w:bookmarkEnd w:id="216"/>
      <w:bookmarkEnd w:id="217"/>
    </w:p>
    <w:p w14:paraId="5A10EE23" w14:textId="1567EDD6" w:rsidR="00635533" w:rsidRDefault="00635533" w:rsidP="00635533">
      <w:r>
        <w:t xml:space="preserve">On some devices you can change the name of the device.  If this is possible on your </w:t>
      </w:r>
      <w:r w:rsidR="00E81C8D">
        <w:t>device,</w:t>
      </w:r>
      <w:r>
        <w:t xml:space="preserve"> we suggest you change it and the unique identifier for each team member so you can recognise each of the phones in your team more easily.  For </w:t>
      </w:r>
      <w:r w:rsidR="00E81C8D">
        <w:t>example,</w:t>
      </w:r>
      <w:r>
        <w:t xml:space="preserve"> my phone is called </w:t>
      </w:r>
      <w:r>
        <w:rPr>
          <w:b/>
          <w:bCs/>
        </w:rPr>
        <w:t>Cathy's Phone</w:t>
      </w:r>
      <w:r>
        <w:t>.</w:t>
      </w:r>
    </w:p>
    <w:p w14:paraId="568C8842" w14:textId="77777777" w:rsidR="00635533" w:rsidRDefault="00635533" w:rsidP="00635533">
      <w:r>
        <w:t>To change the name of the device:</w:t>
      </w:r>
    </w:p>
    <w:p w14:paraId="68543A1E" w14:textId="77777777" w:rsidR="00635533" w:rsidRDefault="00635533" w:rsidP="00C73FA2">
      <w:pPr>
        <w:pStyle w:val="ListParagraph"/>
        <w:numPr>
          <w:ilvl w:val="0"/>
          <w:numId w:val="13"/>
        </w:numPr>
      </w:pPr>
      <w:r>
        <w:t>Click on Device Name</w:t>
      </w:r>
    </w:p>
    <w:p w14:paraId="0246918E" w14:textId="77777777" w:rsidR="00635533" w:rsidRDefault="00635533" w:rsidP="00C73FA2">
      <w:pPr>
        <w:pStyle w:val="ListParagraph"/>
        <w:numPr>
          <w:ilvl w:val="0"/>
          <w:numId w:val="13"/>
        </w:numPr>
      </w:pPr>
      <w:r>
        <w:t xml:space="preserve">Overwrite the existing name with your new name and click </w:t>
      </w:r>
      <w:r>
        <w:rPr>
          <w:b/>
          <w:bCs/>
        </w:rPr>
        <w:t>OK</w:t>
      </w:r>
      <w:r>
        <w:t>.</w:t>
      </w:r>
      <w:r w:rsidRPr="00F479EB">
        <w:rPr>
          <w:noProof/>
          <w:lang w:eastAsia="en-GB" w:bidi="hi-IN"/>
        </w:rPr>
        <w:t xml:space="preserve"> </w:t>
      </w:r>
    </w:p>
    <w:p w14:paraId="684AA357" w14:textId="77777777" w:rsidR="00635533" w:rsidRDefault="00635533" w:rsidP="00635533">
      <w:r>
        <w:rPr>
          <w:noProof/>
          <w:lang w:eastAsia="en-GB" w:bidi="hi-IN"/>
        </w:rPr>
        <w:lastRenderedPageBreak/>
        <w:drawing>
          <wp:inline distT="0" distB="0" distL="0" distR="0" wp14:anchorId="08BE36E7" wp14:editId="044CEF66">
            <wp:extent cx="1521726" cy="2280689"/>
            <wp:effectExtent l="0" t="0" r="2540" b="5715"/>
            <wp:docPr id="14624" name="Picture 14624" descr="C:\Users\snsgrlic\Pictures\ODK images\bl;uetooth\SC20141007-095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sgrlic\Pictures\ODK images\bl;uetooth\SC20141007-09593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1858" cy="2280887"/>
                    </a:xfrm>
                    <a:prstGeom prst="rect">
                      <a:avLst/>
                    </a:prstGeom>
                    <a:noFill/>
                    <a:ln>
                      <a:noFill/>
                    </a:ln>
                  </pic:spPr>
                </pic:pic>
              </a:graphicData>
            </a:graphic>
          </wp:inline>
        </w:drawing>
      </w:r>
    </w:p>
    <w:p w14:paraId="126927A3" w14:textId="77777777" w:rsidR="00635533" w:rsidRDefault="00635533" w:rsidP="00635533">
      <w:pPr>
        <w:pStyle w:val="Heading2"/>
      </w:pPr>
      <w:bookmarkStart w:id="218" w:name="_Toc404019444"/>
      <w:bookmarkStart w:id="219" w:name="_Toc500421545"/>
      <w:r>
        <w:t>Making the device Visible/Discoverable</w:t>
      </w:r>
      <w:bookmarkEnd w:id="218"/>
      <w:bookmarkEnd w:id="219"/>
    </w:p>
    <w:p w14:paraId="67225953" w14:textId="77777777" w:rsidR="00635533" w:rsidRDefault="00635533" w:rsidP="00635533">
      <w:r>
        <w:t xml:space="preserve">Click on the Bluetooth link above and make sure the device is described as </w:t>
      </w:r>
      <w:r>
        <w:rPr>
          <w:b/>
          <w:bCs/>
        </w:rPr>
        <w:t>Visible to all nearby Bluetooth devices</w:t>
      </w:r>
      <w:r>
        <w:t xml:space="preserve">. </w:t>
      </w:r>
    </w:p>
    <w:p w14:paraId="2BC9BF70" w14:textId="77777777" w:rsidR="00635533" w:rsidRDefault="00635533" w:rsidP="00635533">
      <w:r>
        <w:t>You can then use the settings option (bottom right</w:t>
      </w:r>
      <w:r w:rsidRPr="00E023B0">
        <w:t>, triple line</w:t>
      </w:r>
      <w:r>
        <w:t xml:space="preserve">) to set a time-out for the visibility. This can be set to 2 minutes, 5 minutes, an hour, or Never.  We suggest you set the time-out to </w:t>
      </w:r>
      <w:r>
        <w:rPr>
          <w:b/>
          <w:bCs/>
        </w:rPr>
        <w:t>Never</w:t>
      </w:r>
      <w:r>
        <w:t xml:space="preserve"> for the duration of the fieldwork.  Remember this is the "time-out" for the visibility so </w:t>
      </w:r>
      <w:r>
        <w:rPr>
          <w:b/>
          <w:bCs/>
        </w:rPr>
        <w:t>Never</w:t>
      </w:r>
      <w:r>
        <w:t xml:space="preserve"> means it is </w:t>
      </w:r>
      <w:r>
        <w:rPr>
          <w:b/>
          <w:bCs/>
        </w:rPr>
        <w:t>Always</w:t>
      </w:r>
      <w:r>
        <w:t xml:space="preserve"> visible whenever Bluetooth is switched on.</w:t>
      </w:r>
    </w:p>
    <w:p w14:paraId="75C1EFF2" w14:textId="77777777" w:rsidR="00635533" w:rsidRDefault="00635533" w:rsidP="00635533">
      <w:r>
        <w:rPr>
          <w:noProof/>
          <w:lang w:eastAsia="en-GB" w:bidi="hi-IN"/>
        </w:rPr>
        <w:drawing>
          <wp:inline distT="0" distB="0" distL="0" distR="0" wp14:anchorId="1688C75E" wp14:editId="1855142D">
            <wp:extent cx="1638831" cy="2456200"/>
            <wp:effectExtent l="0" t="0" r="0" b="1270"/>
            <wp:docPr id="14625" name="Picture 14625" descr="C:\Users\snsgrlic\Pictures\ODK images\bl;uetooth\SC20141007-100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sgrlic\Pictures\ODK images\bl;uetooth\SC20141007-10041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38973" cy="2456413"/>
                    </a:xfrm>
                    <a:prstGeom prst="rect">
                      <a:avLst/>
                    </a:prstGeom>
                    <a:noFill/>
                    <a:ln>
                      <a:noFill/>
                    </a:ln>
                  </pic:spPr>
                </pic:pic>
              </a:graphicData>
            </a:graphic>
          </wp:inline>
        </w:drawing>
      </w:r>
    </w:p>
    <w:p w14:paraId="2C1F02F6" w14:textId="77777777" w:rsidR="00635533" w:rsidRDefault="00635533" w:rsidP="00635533">
      <w:pPr>
        <w:pStyle w:val="Heading2"/>
      </w:pPr>
      <w:bookmarkStart w:id="220" w:name="_Toc404019445"/>
      <w:bookmarkStart w:id="221" w:name="_Toc500421546"/>
      <w:r>
        <w:t>Pairing devices</w:t>
      </w:r>
      <w:bookmarkEnd w:id="220"/>
      <w:bookmarkEnd w:id="221"/>
    </w:p>
    <w:p w14:paraId="3CC16E82" w14:textId="77777777" w:rsidR="00635533" w:rsidRDefault="00635533" w:rsidP="00635533">
      <w:r>
        <w:t xml:space="preserve">The next task is to pair devices. This only needs to be done once. Choose </w:t>
      </w:r>
      <w:r>
        <w:rPr>
          <w:b/>
          <w:bCs/>
        </w:rPr>
        <w:t>Search</w:t>
      </w:r>
      <w:r>
        <w:t xml:space="preserve"> or </w:t>
      </w:r>
      <w:r>
        <w:rPr>
          <w:b/>
          <w:bCs/>
        </w:rPr>
        <w:t>Scan for devices</w:t>
      </w:r>
      <w:r>
        <w:t xml:space="preserve">. After a minute or two you will see a list of Bluetooth enabled devices that are in range. Assuming all members of your team are together you should see the list of phones. </w:t>
      </w:r>
    </w:p>
    <w:p w14:paraId="63B95494" w14:textId="77777777" w:rsidR="00635533" w:rsidRDefault="00635533" w:rsidP="00635533">
      <w:r>
        <w:t xml:space="preserve">To pair with a device click on the device name where it says </w:t>
      </w:r>
      <w:r>
        <w:rPr>
          <w:b/>
          <w:bCs/>
        </w:rPr>
        <w:t>Pair with this device</w:t>
      </w:r>
      <w:r>
        <w:t xml:space="preserve">. You will receive a </w:t>
      </w:r>
      <w:r>
        <w:rPr>
          <w:b/>
          <w:bCs/>
        </w:rPr>
        <w:t>Bluetooth pairing request</w:t>
      </w:r>
      <w:r>
        <w:t xml:space="preserve"> and the same request will also appear on the device you are trying to pair with. Check that the same </w:t>
      </w:r>
      <w:r>
        <w:rPr>
          <w:b/>
          <w:bCs/>
        </w:rPr>
        <w:t>Pass key</w:t>
      </w:r>
      <w:r>
        <w:t xml:space="preserve"> appears on both devices and then click on </w:t>
      </w:r>
      <w:r>
        <w:rPr>
          <w:b/>
          <w:bCs/>
        </w:rPr>
        <w:t>Accept</w:t>
      </w:r>
      <w:r>
        <w:t xml:space="preserve"> or </w:t>
      </w:r>
      <w:r>
        <w:rPr>
          <w:b/>
          <w:bCs/>
        </w:rPr>
        <w:t>Pair</w:t>
      </w:r>
      <w:r>
        <w:t xml:space="preserve"> depending on your system. If the pairing was successful the device will appear in the list with a tick by the side.</w:t>
      </w:r>
    </w:p>
    <w:p w14:paraId="57EEAC6C" w14:textId="77777777" w:rsidR="00635533" w:rsidRDefault="00635533" w:rsidP="00635533">
      <w:r>
        <w:rPr>
          <w:noProof/>
          <w:lang w:eastAsia="en-GB" w:bidi="hi-IN"/>
        </w:rPr>
        <w:lastRenderedPageBreak/>
        <w:drawing>
          <wp:inline distT="0" distB="0" distL="0" distR="0" wp14:anchorId="12F3D093" wp14:editId="2E956328">
            <wp:extent cx="1596788" cy="2393187"/>
            <wp:effectExtent l="0" t="0" r="3810" b="7620"/>
            <wp:docPr id="14626" name="Picture 14626" descr="C:\Users\snsgrlic\Pictures\ODK images\bl;uetooth\SC20141007-105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sgrlic\Pictures\ODK images\bl;uetooth\SC20141007-10524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0313" cy="2398471"/>
                    </a:xfrm>
                    <a:prstGeom prst="rect">
                      <a:avLst/>
                    </a:prstGeom>
                    <a:noFill/>
                    <a:ln>
                      <a:noFill/>
                    </a:ln>
                  </pic:spPr>
                </pic:pic>
              </a:graphicData>
            </a:graphic>
          </wp:inline>
        </w:drawing>
      </w:r>
      <w:r>
        <w:t xml:space="preserve">  </w:t>
      </w:r>
      <w:r>
        <w:rPr>
          <w:noProof/>
          <w:lang w:eastAsia="en-GB" w:bidi="hi-IN"/>
        </w:rPr>
        <w:drawing>
          <wp:inline distT="0" distB="0" distL="0" distR="0" wp14:anchorId="3409C182" wp14:editId="7551791B">
            <wp:extent cx="1603612" cy="2403416"/>
            <wp:effectExtent l="0" t="0" r="0" b="0"/>
            <wp:docPr id="14627" name="Picture 14627" descr="C:\Users\snsgrlic\Pictures\ODK images\bl;uetooth\SC20141007-1054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nsgrlic\Pictures\ODK images\bl;uetooth\SC20141007-10545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04751" cy="2405124"/>
                    </a:xfrm>
                    <a:prstGeom prst="rect">
                      <a:avLst/>
                    </a:prstGeom>
                    <a:noFill/>
                    <a:ln>
                      <a:noFill/>
                    </a:ln>
                  </pic:spPr>
                </pic:pic>
              </a:graphicData>
            </a:graphic>
          </wp:inline>
        </w:drawing>
      </w:r>
      <w:r>
        <w:t xml:space="preserve">  </w:t>
      </w:r>
      <w:r>
        <w:rPr>
          <w:noProof/>
          <w:lang w:eastAsia="en-GB" w:bidi="hi-IN"/>
        </w:rPr>
        <w:drawing>
          <wp:inline distT="0" distB="0" distL="0" distR="0" wp14:anchorId="519FFBB1" wp14:editId="01878AF3">
            <wp:extent cx="1606960" cy="2408433"/>
            <wp:effectExtent l="0" t="0" r="0" b="0"/>
            <wp:docPr id="14628" name="Picture 14628" descr="C:\Users\snsgrlic\Pictures\ODK images\bl;uetooth\SC20141007-10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sgrlic\Pictures\ODK images\bl;uetooth\SC20141007-105759.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07100" cy="2408642"/>
                    </a:xfrm>
                    <a:prstGeom prst="rect">
                      <a:avLst/>
                    </a:prstGeom>
                    <a:noFill/>
                    <a:ln>
                      <a:noFill/>
                    </a:ln>
                  </pic:spPr>
                </pic:pic>
              </a:graphicData>
            </a:graphic>
          </wp:inline>
        </w:drawing>
      </w:r>
    </w:p>
    <w:p w14:paraId="7A599255" w14:textId="77777777" w:rsidR="00635533" w:rsidRDefault="00635533" w:rsidP="001A14F8">
      <w:pPr>
        <w:pStyle w:val="Heading2"/>
      </w:pPr>
      <w:bookmarkStart w:id="222" w:name="_Toc404019446"/>
      <w:bookmarkStart w:id="223" w:name="_Toc500421547"/>
      <w:r>
        <w:t>Copying via Bluetooth</w:t>
      </w:r>
      <w:bookmarkEnd w:id="222"/>
      <w:bookmarkEnd w:id="223"/>
    </w:p>
    <w:p w14:paraId="594FC4AF" w14:textId="77777777" w:rsidR="00635533" w:rsidRDefault="00635533" w:rsidP="00635533">
      <w:r>
        <w:t>The file manager that is provided with the phones allows you to zip files; this is recommended for backing up.</w:t>
      </w:r>
    </w:p>
    <w:p w14:paraId="64394683" w14:textId="77777777" w:rsidR="00635533" w:rsidRDefault="00635533" w:rsidP="00C73FA2">
      <w:pPr>
        <w:pStyle w:val="ListParagraph"/>
        <w:numPr>
          <w:ilvl w:val="0"/>
          <w:numId w:val="24"/>
        </w:numPr>
      </w:pPr>
      <w:r>
        <w:t xml:space="preserve">Locate the folder ODK; press and hold the main folder (not a sub-folder) until a pop-up menu appears (see the screenshots under the section above on </w:t>
      </w:r>
      <w:r w:rsidRPr="002B7387">
        <w:rPr>
          <w:b/>
          <w:bCs/>
          <w:i/>
          <w:iCs/>
        </w:rPr>
        <w:t>Preparing ODK Collect (adding forms to the device)</w:t>
      </w:r>
      <w:r>
        <w:t>;</w:t>
      </w:r>
    </w:p>
    <w:p w14:paraId="045300BC" w14:textId="77777777" w:rsidR="00635533" w:rsidRDefault="00635533" w:rsidP="00C73FA2">
      <w:pPr>
        <w:pStyle w:val="ListParagraph"/>
        <w:numPr>
          <w:ilvl w:val="0"/>
          <w:numId w:val="24"/>
        </w:numPr>
      </w:pPr>
      <w:r>
        <w:t xml:space="preserve">Choose </w:t>
      </w:r>
      <w:r>
        <w:rPr>
          <w:b/>
          <w:bCs/>
        </w:rPr>
        <w:t>Compress</w:t>
      </w:r>
    </w:p>
    <w:p w14:paraId="7F4FEA69" w14:textId="77777777" w:rsidR="00635533" w:rsidRDefault="00635533" w:rsidP="00C73FA2">
      <w:pPr>
        <w:pStyle w:val="ListParagraph"/>
        <w:numPr>
          <w:ilvl w:val="0"/>
          <w:numId w:val="24"/>
        </w:numPr>
      </w:pPr>
      <w:r>
        <w:t xml:space="preserve">The default location and name for the compressed file is shown – change this so that the folder remains the same but change the name of the compressed file to </w:t>
      </w:r>
    </w:p>
    <w:p w14:paraId="37E0AE3D" w14:textId="77777777" w:rsidR="00635533" w:rsidRDefault="00635533" w:rsidP="00635533">
      <w:pPr>
        <w:ind w:left="1440"/>
      </w:pPr>
      <w:r>
        <w:t>ODK&lt;##&gt;</w:t>
      </w:r>
    </w:p>
    <w:p w14:paraId="418929CF" w14:textId="77777777" w:rsidR="00635533" w:rsidRDefault="00635533" w:rsidP="00635533">
      <w:pPr>
        <w:ind w:left="720"/>
      </w:pPr>
      <w:r>
        <w:t>Replacing &lt;##&gt; with the unique identification number on the phone (there will be a label on the back of the phone with a number written on it). For example:</w:t>
      </w:r>
    </w:p>
    <w:p w14:paraId="4615C743" w14:textId="77777777" w:rsidR="00635533" w:rsidRDefault="00635533" w:rsidP="00635533">
      <w:pPr>
        <w:ind w:left="720"/>
      </w:pPr>
      <w:r>
        <w:tab/>
        <w:t>ODK09.zip</w:t>
      </w:r>
    </w:p>
    <w:p w14:paraId="4C8A1FBE" w14:textId="77777777" w:rsidR="00635533" w:rsidRDefault="00635533" w:rsidP="00C73FA2">
      <w:pPr>
        <w:pStyle w:val="ListParagraph"/>
        <w:numPr>
          <w:ilvl w:val="0"/>
          <w:numId w:val="14"/>
        </w:numPr>
      </w:pPr>
      <w:r>
        <w:t xml:space="preserve">Click </w:t>
      </w:r>
      <w:r>
        <w:rPr>
          <w:b/>
          <w:bCs/>
        </w:rPr>
        <w:t>OK</w:t>
      </w:r>
      <w:r>
        <w:t xml:space="preserve"> to create the zip file.</w:t>
      </w:r>
    </w:p>
    <w:p w14:paraId="69F0A406" w14:textId="77777777" w:rsidR="00635533" w:rsidRDefault="00635533" w:rsidP="00C73FA2">
      <w:pPr>
        <w:pStyle w:val="ListParagraph"/>
        <w:numPr>
          <w:ilvl w:val="0"/>
          <w:numId w:val="14"/>
        </w:numPr>
      </w:pPr>
      <w:r>
        <w:t xml:space="preserve">Scroll down through the list of folders in File Manager to find the newly generated zip file – this will be at the end of the list. </w:t>
      </w:r>
    </w:p>
    <w:p w14:paraId="4FD15884" w14:textId="77777777" w:rsidR="00635533" w:rsidRDefault="00635533" w:rsidP="00C73FA2">
      <w:pPr>
        <w:pStyle w:val="ListParagraph"/>
        <w:numPr>
          <w:ilvl w:val="0"/>
          <w:numId w:val="14"/>
        </w:numPr>
      </w:pPr>
      <w:r>
        <w:t>Press and hold the zip file until a pop-up menu appears.</w:t>
      </w:r>
    </w:p>
    <w:p w14:paraId="2D3D8DBB" w14:textId="77777777" w:rsidR="00635533" w:rsidRDefault="00635533" w:rsidP="00C73FA2">
      <w:pPr>
        <w:pStyle w:val="ListParagraph"/>
        <w:numPr>
          <w:ilvl w:val="0"/>
          <w:numId w:val="14"/>
        </w:numPr>
      </w:pPr>
      <w:r>
        <w:t xml:space="preserve">Choose </w:t>
      </w:r>
      <w:r>
        <w:rPr>
          <w:b/>
          <w:bCs/>
        </w:rPr>
        <w:t>Share</w:t>
      </w:r>
      <w:r>
        <w:t xml:space="preserve"> followed by </w:t>
      </w:r>
      <w:r>
        <w:rPr>
          <w:b/>
          <w:bCs/>
        </w:rPr>
        <w:t>Bluetooth</w:t>
      </w:r>
      <w:r>
        <w:t xml:space="preserve"> to share the file via Bluetooth.</w:t>
      </w:r>
    </w:p>
    <w:p w14:paraId="2D73073E" w14:textId="77777777" w:rsidR="00635533" w:rsidRDefault="00635533" w:rsidP="00C73FA2">
      <w:pPr>
        <w:pStyle w:val="ListParagraph"/>
        <w:numPr>
          <w:ilvl w:val="0"/>
          <w:numId w:val="14"/>
        </w:numPr>
      </w:pPr>
      <w:r>
        <w:t>Select the device name of the field supervisor's phone from the list of devices.  You should receive a notification on the source phone telling you that you are sending a file.</w:t>
      </w:r>
    </w:p>
    <w:p w14:paraId="30E993DD" w14:textId="77777777" w:rsidR="00635533" w:rsidRDefault="00635533" w:rsidP="00C73FA2">
      <w:pPr>
        <w:pStyle w:val="ListParagraph"/>
        <w:numPr>
          <w:ilvl w:val="0"/>
          <w:numId w:val="14"/>
        </w:numPr>
      </w:pPr>
      <w:r>
        <w:t>On the destination phone you should receive a message to say a file is waiting to be transferred and you will need to accept the transfer.</w:t>
      </w:r>
    </w:p>
    <w:p w14:paraId="0BDA63EC" w14:textId="77777777" w:rsidR="00635533" w:rsidRDefault="00635533" w:rsidP="00635533">
      <w:r>
        <w:t xml:space="preserve">The file will be copied to the folder called </w:t>
      </w:r>
      <w:r w:rsidRPr="00B81C42">
        <w:rPr>
          <w:b/>
          <w:bCs/>
        </w:rPr>
        <w:t>Bluetooth</w:t>
      </w:r>
      <w:r>
        <w:t xml:space="preserve"> on the destination phone.  You should keep these backup files on your phone until the end of the survey.  If you have an opportunity to transfer the files to the fieldwork coordinator at any time during the fieldwork, then this should be done too.</w:t>
      </w:r>
    </w:p>
    <w:p w14:paraId="54381805" w14:textId="77777777" w:rsidR="00635533" w:rsidRPr="00337D1F" w:rsidRDefault="00635533" w:rsidP="00635533">
      <w:pPr>
        <w:rPr>
          <w:i/>
          <w:iCs/>
        </w:rPr>
      </w:pPr>
      <w:r>
        <w:rPr>
          <w:b/>
          <w:bCs/>
          <w:i/>
          <w:iCs/>
        </w:rPr>
        <w:t>Note:</w:t>
      </w:r>
      <w:r>
        <w:rPr>
          <w:i/>
          <w:iCs/>
        </w:rPr>
        <w:t xml:space="preserve"> Sometimes there are problems when trying to send files via Bluetooth; you might not see your device in the list or the notification message may not appear on the destination phone.  In these cases you should just try again.</w:t>
      </w:r>
    </w:p>
    <w:p w14:paraId="06FE5601" w14:textId="77777777" w:rsidR="00635533" w:rsidRDefault="00635533" w:rsidP="001A14F8">
      <w:pPr>
        <w:pStyle w:val="Heading1"/>
      </w:pPr>
      <w:bookmarkStart w:id="224" w:name="_Toc404019447"/>
      <w:bookmarkStart w:id="225" w:name="_Toc500421548"/>
      <w:r>
        <w:lastRenderedPageBreak/>
        <w:t>Changing ODK Options</w:t>
      </w:r>
      <w:bookmarkEnd w:id="224"/>
      <w:bookmarkEnd w:id="225"/>
    </w:p>
    <w:p w14:paraId="66362433" w14:textId="77777777" w:rsidR="00635533" w:rsidRDefault="00635533" w:rsidP="00635533">
      <w:r>
        <w:t xml:space="preserve">By default ODK has 5 different buttons on the main menu as shown below, and the </w:t>
      </w:r>
      <w:r>
        <w:rPr>
          <w:b/>
          <w:bCs/>
        </w:rPr>
        <w:t>General Settings</w:t>
      </w:r>
      <w:r>
        <w:t xml:space="preserve"> allow the user to change the server settings, change navigation options, etc. Most of these options should be hidden to help avoid mistakes.  For example, from the buttons on the main menu, the interviewers will only need the first two and their ODK menu should look like this:.  </w:t>
      </w:r>
    </w:p>
    <w:p w14:paraId="4617AF70" w14:textId="77777777" w:rsidR="00635533" w:rsidRDefault="00635533" w:rsidP="00635533">
      <w:r>
        <w:rPr>
          <w:noProof/>
          <w:lang w:eastAsia="en-GB" w:bidi="hi-IN"/>
        </w:rPr>
        <w:drawing>
          <wp:inline distT="0" distB="0" distL="0" distR="0" wp14:anchorId="47EA30FE" wp14:editId="7E665A43">
            <wp:extent cx="2183642" cy="3272736"/>
            <wp:effectExtent l="19050" t="19050" r="26670" b="23495"/>
            <wp:docPr id="249" name="Picture 249" descr="D:\My Documents\images from phone\SC20141022-15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images from phone\SC20141022-15024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83642" cy="3272736"/>
                    </a:xfrm>
                    <a:prstGeom prst="rect">
                      <a:avLst/>
                    </a:prstGeom>
                    <a:noFill/>
                    <a:ln>
                      <a:solidFill>
                        <a:schemeClr val="tx1"/>
                      </a:solidFill>
                    </a:ln>
                  </pic:spPr>
                </pic:pic>
              </a:graphicData>
            </a:graphic>
          </wp:inline>
        </w:drawing>
      </w:r>
    </w:p>
    <w:p w14:paraId="15B23FA5" w14:textId="77777777" w:rsidR="00635533" w:rsidRPr="00E2233F" w:rsidRDefault="00635533" w:rsidP="00635533">
      <w:r>
        <w:t xml:space="preserve">Blank Forms will already be installed on the phones prior to fieldwork and the supervisor will install any updates. The supervisor will be </w:t>
      </w:r>
      <w:r>
        <w:rPr>
          <w:b/>
          <w:bCs/>
        </w:rPr>
        <w:t>"Sending the Finalized Forms"</w:t>
      </w:r>
      <w:r>
        <w:t xml:space="preserve"> and saved forms should not be deleted; therefore the interviewer only requires these two options to complete their tasks.</w:t>
      </w:r>
    </w:p>
    <w:p w14:paraId="72405C41" w14:textId="77777777" w:rsidR="00635533" w:rsidRDefault="00635533" w:rsidP="001A14F8">
      <w:pPr>
        <w:pStyle w:val="Heading2"/>
      </w:pPr>
      <w:bookmarkStart w:id="226" w:name="_Toc404019448"/>
      <w:bookmarkStart w:id="227" w:name="_Toc500421549"/>
      <w:r>
        <w:t>Hiding Buttons on the Main Menu</w:t>
      </w:r>
      <w:bookmarkEnd w:id="226"/>
      <w:bookmarkEnd w:id="227"/>
    </w:p>
    <w:p w14:paraId="5B594184" w14:textId="77777777" w:rsidR="00EB0369" w:rsidRDefault="00635533" w:rsidP="00635533">
      <w:pPr>
        <w:rPr>
          <w:ins w:id="228" w:author="Dave Mills" w:date="2018-03-06T18:51:00Z"/>
        </w:rPr>
      </w:pPr>
      <w:r>
        <w:t xml:space="preserve">To hide buttons on the main menu click the </w:t>
      </w:r>
      <w:r>
        <w:rPr>
          <w:b/>
          <w:bCs/>
        </w:rPr>
        <w:t>Settings</w:t>
      </w:r>
      <w:r>
        <w:t xml:space="preserve"> button on your phone and choose </w:t>
      </w:r>
      <w:r>
        <w:rPr>
          <w:b/>
          <w:bCs/>
        </w:rPr>
        <w:t>Admin Settings</w:t>
      </w:r>
      <w:r>
        <w:t xml:space="preserve">.  </w:t>
      </w:r>
      <w:ins w:id="229" w:author="Dave Mills" w:date="2018-03-06T18:49:00Z">
        <w:r w:rsidR="00EB0369">
          <w:t xml:space="preserve">Tap “Main Menu Settings” to see a list of menu items that can be hidden from the main menu. </w:t>
        </w:r>
      </w:ins>
    </w:p>
    <w:p w14:paraId="0A335C78" w14:textId="77777777" w:rsidR="00EB0369" w:rsidRDefault="00EB0369" w:rsidP="00EB0369">
      <w:pPr>
        <w:rPr>
          <w:ins w:id="230" w:author="Dave Mills" w:date="2018-03-06T18:51:00Z"/>
        </w:rPr>
      </w:pPr>
      <w:ins w:id="231" w:author="Dave Mills" w:date="2018-03-06T18:51:00Z">
        <w:r>
          <w:t>As of v1.13.0, the</w:t>
        </w:r>
        <w:r>
          <w:t xml:space="preserve"> </w:t>
        </w:r>
        <w:r>
          <w:t>options are:</w:t>
        </w:r>
      </w:ins>
    </w:p>
    <w:p w14:paraId="6F6F1034" w14:textId="77777777" w:rsidR="00EB0369" w:rsidRDefault="00EB0369" w:rsidP="00EB0369">
      <w:pPr>
        <w:pStyle w:val="ListParagraph"/>
        <w:numPr>
          <w:ilvl w:val="0"/>
          <w:numId w:val="18"/>
        </w:numPr>
        <w:rPr>
          <w:ins w:id="232" w:author="Dave Mills" w:date="2018-03-06T18:51:00Z"/>
        </w:rPr>
      </w:pPr>
      <w:ins w:id="233" w:author="Dave Mills" w:date="2018-03-06T18:51:00Z">
        <w:r>
          <w:t>Edit Saved Form</w:t>
        </w:r>
      </w:ins>
    </w:p>
    <w:p w14:paraId="12CD85F7" w14:textId="77777777" w:rsidR="00EB0369" w:rsidRDefault="00EB0369" w:rsidP="00EB0369">
      <w:pPr>
        <w:pStyle w:val="ListParagraph"/>
        <w:numPr>
          <w:ilvl w:val="0"/>
          <w:numId w:val="18"/>
        </w:numPr>
        <w:rPr>
          <w:ins w:id="234" w:author="Dave Mills" w:date="2018-03-06T18:51:00Z"/>
        </w:rPr>
      </w:pPr>
      <w:ins w:id="235" w:author="Dave Mills" w:date="2018-03-06T18:51:00Z">
        <w:r>
          <w:t>Send Finalized Form</w:t>
        </w:r>
      </w:ins>
    </w:p>
    <w:p w14:paraId="71991DEF" w14:textId="77777777" w:rsidR="00EB0369" w:rsidRDefault="00EB0369" w:rsidP="00EB0369">
      <w:pPr>
        <w:pStyle w:val="ListParagraph"/>
        <w:numPr>
          <w:ilvl w:val="0"/>
          <w:numId w:val="18"/>
        </w:numPr>
        <w:rPr>
          <w:ins w:id="236" w:author="Dave Mills" w:date="2018-03-06T18:51:00Z"/>
        </w:rPr>
      </w:pPr>
      <w:ins w:id="237" w:author="Dave Mills" w:date="2018-03-06T18:51:00Z">
        <w:r>
          <w:t>View Sent Form</w:t>
        </w:r>
      </w:ins>
    </w:p>
    <w:p w14:paraId="0A2D1406" w14:textId="77777777" w:rsidR="00EB0369" w:rsidRDefault="00EB0369" w:rsidP="00EB0369">
      <w:pPr>
        <w:pStyle w:val="ListParagraph"/>
        <w:numPr>
          <w:ilvl w:val="0"/>
          <w:numId w:val="18"/>
        </w:numPr>
        <w:rPr>
          <w:ins w:id="238" w:author="Dave Mills" w:date="2018-03-06T18:51:00Z"/>
        </w:rPr>
        <w:pPrChange w:id="239" w:author="Dave Mills" w:date="2018-03-06T18:51:00Z">
          <w:pPr/>
        </w:pPrChange>
      </w:pPr>
      <w:ins w:id="240" w:author="Dave Mills" w:date="2018-03-06T18:51:00Z">
        <w:r>
          <w:t>Get Blank Form</w:t>
        </w:r>
      </w:ins>
    </w:p>
    <w:p w14:paraId="2A20161C" w14:textId="7E65E299" w:rsidR="00635533" w:rsidRDefault="00EB0369" w:rsidP="00EB0369">
      <w:pPr>
        <w:pStyle w:val="ListParagraph"/>
        <w:numPr>
          <w:ilvl w:val="0"/>
          <w:numId w:val="18"/>
        </w:numPr>
        <w:rPr>
          <w:ins w:id="241" w:author="Dave Mills" w:date="2018-03-06T18:51:00Z"/>
        </w:rPr>
        <w:pPrChange w:id="242" w:author="Dave Mills" w:date="2018-03-06T18:51:00Z">
          <w:pPr/>
        </w:pPrChange>
      </w:pPr>
      <w:ins w:id="243" w:author="Dave Mills" w:date="2018-03-06T18:51:00Z">
        <w:r>
          <w:t>Delete Saved Form</w:t>
        </w:r>
        <w:r w:rsidDel="00BC164F">
          <w:t xml:space="preserve"> </w:t>
        </w:r>
      </w:ins>
      <w:del w:id="244" w:author="Dave Mills" w:date="2018-03-06T18:49:00Z">
        <w:r w:rsidR="00635533" w:rsidDel="00BC164F">
          <w:delText xml:space="preserve">You'll see the four buttons you can remove. </w:delText>
        </w:r>
      </w:del>
    </w:p>
    <w:p w14:paraId="25B2FF2B" w14:textId="77777777" w:rsidR="00EB0369" w:rsidRDefault="00EB0369" w:rsidP="00EB0369">
      <w:pPr>
        <w:pPrChange w:id="245" w:author="Dave Mills" w:date="2018-03-06T18:51: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5"/>
        <w:gridCol w:w="4506"/>
      </w:tblGrid>
      <w:tr w:rsidR="00635533" w:rsidDel="00EB0369" w14:paraId="60C65409" w14:textId="452E0B00" w:rsidTr="00CB6551">
        <w:trPr>
          <w:del w:id="246" w:author="Dave Mills" w:date="2018-03-06T18:51:00Z"/>
        </w:trPr>
        <w:tc>
          <w:tcPr>
            <w:tcW w:w="4643" w:type="dxa"/>
          </w:tcPr>
          <w:p w14:paraId="2BFD0A9D" w14:textId="45DFDEA3" w:rsidR="00635533" w:rsidDel="00EB0369" w:rsidRDefault="00635533" w:rsidP="00CB6551">
            <w:pPr>
              <w:rPr>
                <w:del w:id="247" w:author="Dave Mills" w:date="2018-03-06T18:51:00Z"/>
              </w:rPr>
            </w:pPr>
            <w:del w:id="248" w:author="Dave Mills" w:date="2018-03-06T18:49:00Z">
              <w:r w:rsidDel="00EB0369">
                <w:rPr>
                  <w:noProof/>
                  <w:lang w:eastAsia="en-GB" w:bidi="hi-IN"/>
                </w:rPr>
                <w:drawing>
                  <wp:inline distT="0" distB="0" distL="0" distR="0" wp14:anchorId="37A1A76A" wp14:editId="365183FB">
                    <wp:extent cx="1752657" cy="2626797"/>
                    <wp:effectExtent l="0" t="0" r="0" b="2540"/>
                    <wp:docPr id="226" name="Picture 226" descr="D:\My Documents\images from phone\SC20141022-1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images from phone\SC20141022-14382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52809" cy="2627025"/>
                            </a:xfrm>
                            <a:prstGeom prst="rect">
                              <a:avLst/>
                            </a:prstGeom>
                            <a:noFill/>
                            <a:ln>
                              <a:noFill/>
                            </a:ln>
                          </pic:spPr>
                        </pic:pic>
                      </a:graphicData>
                    </a:graphic>
                  </wp:inline>
                </w:drawing>
              </w:r>
            </w:del>
          </w:p>
        </w:tc>
        <w:tc>
          <w:tcPr>
            <w:tcW w:w="4644" w:type="dxa"/>
          </w:tcPr>
          <w:p w14:paraId="258CE5BB" w14:textId="5B7D562E" w:rsidR="00635533" w:rsidDel="00EB0369" w:rsidRDefault="00635533" w:rsidP="00CB6551">
            <w:pPr>
              <w:rPr>
                <w:del w:id="249" w:author="Dave Mills" w:date="2018-03-06T18:50:00Z"/>
              </w:rPr>
            </w:pPr>
            <w:del w:id="250" w:author="Dave Mills" w:date="2018-03-06T18:50:00Z">
              <w:r w:rsidDel="00EB0369">
                <w:delText>The four options are:</w:delText>
              </w:r>
            </w:del>
          </w:p>
          <w:p w14:paraId="2955EF5B" w14:textId="72600B75" w:rsidR="00635533" w:rsidDel="00EB0369" w:rsidRDefault="00635533" w:rsidP="00C73FA2">
            <w:pPr>
              <w:pStyle w:val="ListParagraph"/>
              <w:numPr>
                <w:ilvl w:val="0"/>
                <w:numId w:val="18"/>
              </w:numPr>
              <w:rPr>
                <w:del w:id="251" w:author="Dave Mills" w:date="2018-03-06T18:50:00Z"/>
              </w:rPr>
            </w:pPr>
            <w:del w:id="252" w:author="Dave Mills" w:date="2018-03-06T18:50:00Z">
              <w:r w:rsidDel="00EB0369">
                <w:delText>Edit Saved Form</w:delText>
              </w:r>
            </w:del>
          </w:p>
          <w:p w14:paraId="09429F2F" w14:textId="44BC0D22" w:rsidR="00EB0369" w:rsidDel="00EB0369" w:rsidRDefault="00635533" w:rsidP="00C73FA2">
            <w:pPr>
              <w:pStyle w:val="ListParagraph"/>
              <w:numPr>
                <w:ilvl w:val="0"/>
                <w:numId w:val="18"/>
              </w:numPr>
              <w:rPr>
                <w:del w:id="253" w:author="Dave Mills" w:date="2018-03-06T18:50:00Z"/>
              </w:rPr>
            </w:pPr>
            <w:del w:id="254" w:author="Dave Mills" w:date="2018-03-06T18:50:00Z">
              <w:r w:rsidDel="00EB0369">
                <w:delText>Send Finalized Form</w:delText>
              </w:r>
            </w:del>
          </w:p>
          <w:p w14:paraId="17D76B1A" w14:textId="7D50A21F" w:rsidR="00635533" w:rsidDel="00EB0369" w:rsidRDefault="00635533" w:rsidP="00C73FA2">
            <w:pPr>
              <w:pStyle w:val="ListParagraph"/>
              <w:numPr>
                <w:ilvl w:val="0"/>
                <w:numId w:val="18"/>
              </w:numPr>
              <w:rPr>
                <w:del w:id="255" w:author="Dave Mills" w:date="2018-03-06T18:50:00Z"/>
              </w:rPr>
            </w:pPr>
            <w:del w:id="256" w:author="Dave Mills" w:date="2018-03-06T18:50:00Z">
              <w:r w:rsidDel="00EB0369">
                <w:delText>Get Blank Form</w:delText>
              </w:r>
            </w:del>
          </w:p>
          <w:p w14:paraId="3E348509" w14:textId="4A1294B6" w:rsidR="00635533" w:rsidDel="00EB0369" w:rsidRDefault="00635533" w:rsidP="00C73FA2">
            <w:pPr>
              <w:pStyle w:val="ListParagraph"/>
              <w:numPr>
                <w:ilvl w:val="0"/>
                <w:numId w:val="18"/>
              </w:numPr>
              <w:rPr>
                <w:del w:id="257" w:author="Dave Mills" w:date="2018-03-06T18:51:00Z"/>
              </w:rPr>
            </w:pPr>
            <w:del w:id="258" w:author="Dave Mills" w:date="2018-03-06T18:50:00Z">
              <w:r w:rsidDel="00EB0369">
                <w:delText>Delete Saved Form</w:delText>
              </w:r>
            </w:del>
          </w:p>
          <w:p w14:paraId="7FE073C5" w14:textId="386CE8DC" w:rsidR="00635533" w:rsidDel="00EB0369" w:rsidRDefault="00635533" w:rsidP="00CB6551">
            <w:pPr>
              <w:rPr>
                <w:del w:id="259" w:author="Dave Mills" w:date="2018-03-06T18:51:00Z"/>
              </w:rPr>
            </w:pPr>
          </w:p>
        </w:tc>
      </w:tr>
    </w:tbl>
    <w:p w14:paraId="3392C6B2" w14:textId="77777777" w:rsidR="00635533" w:rsidRDefault="00635533" w:rsidP="00635533">
      <w:r>
        <w:t xml:space="preserve">Leave the first option (Edit Saved Form) ticked but uncheck the other options.  Note: when you are uploading checked and finalised forms at the end of the day you will need to temporarily unhide the </w:t>
      </w:r>
      <w:r>
        <w:rPr>
          <w:b/>
          <w:bCs/>
        </w:rPr>
        <w:t>Send Finalized Form</w:t>
      </w:r>
      <w:r>
        <w:t xml:space="preserve"> option. Also if you need to download a revised version of the form you will need to temporarily unhide the </w:t>
      </w:r>
      <w:r>
        <w:rPr>
          <w:b/>
          <w:bCs/>
        </w:rPr>
        <w:t>Get Blank Form</w:t>
      </w:r>
      <w:r>
        <w:t xml:space="preserve"> option.</w:t>
      </w:r>
    </w:p>
    <w:p w14:paraId="20DD63F2" w14:textId="651EEC37" w:rsidR="00635533" w:rsidRDefault="00EB0369" w:rsidP="00635533">
      <w:ins w:id="260" w:author="Dave Mills" w:date="2018-03-06T18:54:00Z">
        <w:r>
          <w:rPr>
            <w:noProof/>
          </w:rPr>
          <w:lastRenderedPageBreak/>
          <w:drawing>
            <wp:inline distT="0" distB="0" distL="0" distR="0" wp14:anchorId="4C7D475D" wp14:editId="7D27A674">
              <wp:extent cx="1608157" cy="2858820"/>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80306-185307.png"/>
                      <pic:cNvPicPr/>
                    </pic:nvPicPr>
                    <pic:blipFill>
                      <a:blip r:embed="rId58"/>
                      <a:stretch>
                        <a:fillRect/>
                      </a:stretch>
                    </pic:blipFill>
                    <pic:spPr>
                      <a:xfrm>
                        <a:off x="0" y="0"/>
                        <a:ext cx="1628652" cy="2895254"/>
                      </a:xfrm>
                      <a:prstGeom prst="rect">
                        <a:avLst/>
                      </a:prstGeom>
                    </pic:spPr>
                  </pic:pic>
                </a:graphicData>
              </a:graphic>
            </wp:inline>
          </w:drawing>
        </w:r>
      </w:ins>
      <w:del w:id="261" w:author="Dave Mills" w:date="2018-03-06T18:53:00Z">
        <w:r w:rsidR="00635533" w:rsidDel="00EB0369">
          <w:rPr>
            <w:noProof/>
            <w:lang w:eastAsia="en-GB" w:bidi="hi-IN"/>
          </w:rPr>
          <w:drawing>
            <wp:inline distT="0" distB="0" distL="0" distR="0" wp14:anchorId="552B6FB7" wp14:editId="585AFC95">
              <wp:extent cx="2180644" cy="3268242"/>
              <wp:effectExtent l="0" t="0" r="0" b="8890"/>
              <wp:docPr id="224" name="Picture 224" descr="D:\My Documents\images from phone\SC20141007-1415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images from phone\SC20141007-141536-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80833" cy="3268526"/>
                      </a:xfrm>
                      <a:prstGeom prst="rect">
                        <a:avLst/>
                      </a:prstGeom>
                      <a:noFill/>
                      <a:ln>
                        <a:noFill/>
                      </a:ln>
                    </pic:spPr>
                  </pic:pic>
                </a:graphicData>
              </a:graphic>
            </wp:inline>
          </w:drawing>
        </w:r>
      </w:del>
      <w:r w:rsidR="00635533" w:rsidRPr="00C0426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635533">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ins w:id="262" w:author="Dave Mills" w:date="2018-03-06T18:54:00Z">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ab/>
        </w: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ab/>
        </w:r>
      </w:ins>
      <w:del w:id="263" w:author="Dave Mills" w:date="2018-03-06T18:53:00Z">
        <w:r w:rsidR="00635533" w:rsidDel="00EB0369">
          <w:rPr>
            <w:noProof/>
            <w:lang w:eastAsia="en-GB" w:bidi="hi-IN"/>
          </w:rPr>
          <w:drawing>
            <wp:inline distT="0" distB="0" distL="0" distR="0" wp14:anchorId="333A3B53" wp14:editId="43CA60BC">
              <wp:extent cx="2183642" cy="3272736"/>
              <wp:effectExtent l="0" t="0" r="7620" b="4445"/>
              <wp:docPr id="225" name="Picture 225" descr="D:\My Documents\images from phone\SC20141022-150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images from phone\SC20141022-15024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83832" cy="3273020"/>
                      </a:xfrm>
                      <a:prstGeom prst="rect">
                        <a:avLst/>
                      </a:prstGeom>
                      <a:noFill/>
                      <a:ln>
                        <a:noFill/>
                      </a:ln>
                    </pic:spPr>
                  </pic:pic>
                </a:graphicData>
              </a:graphic>
            </wp:inline>
          </w:drawing>
        </w:r>
      </w:del>
      <w:ins w:id="264" w:author="Dave Mills" w:date="2018-03-06T18:54:00Z">
        <w:r>
          <w:rPr>
            <w:noProof/>
          </w:rPr>
          <w:drawing>
            <wp:inline distT="0" distB="0" distL="0" distR="0" wp14:anchorId="6C2D4D03" wp14:editId="20F05DE8">
              <wp:extent cx="1604996" cy="2853201"/>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80306-185151.png"/>
                      <pic:cNvPicPr/>
                    </pic:nvPicPr>
                    <pic:blipFill>
                      <a:blip r:embed="rId60"/>
                      <a:stretch>
                        <a:fillRect/>
                      </a:stretch>
                    </pic:blipFill>
                    <pic:spPr>
                      <a:xfrm>
                        <a:off x="0" y="0"/>
                        <a:ext cx="1637968" cy="2911816"/>
                      </a:xfrm>
                      <a:prstGeom prst="rect">
                        <a:avLst/>
                      </a:prstGeom>
                    </pic:spPr>
                  </pic:pic>
                </a:graphicData>
              </a:graphic>
            </wp:inline>
          </w:drawing>
        </w:r>
      </w:ins>
    </w:p>
    <w:p w14:paraId="6850071D" w14:textId="77777777" w:rsidR="00635533" w:rsidRDefault="00635533" w:rsidP="00635533">
      <w:r>
        <w:t xml:space="preserve">The images above show the default menu and the menu after making these changes (unchecking the 3 boxes). </w:t>
      </w:r>
    </w:p>
    <w:p w14:paraId="612DD952" w14:textId="77777777" w:rsidR="00635533" w:rsidRDefault="00635533" w:rsidP="00635533">
      <w:pPr>
        <w:pStyle w:val="Heading3"/>
      </w:pPr>
      <w:bookmarkStart w:id="265" w:name="_Toc404019449"/>
      <w:bookmarkStart w:id="266" w:name="_Toc500421550"/>
      <w:r>
        <w:t>Changing General Settings Options</w:t>
      </w:r>
      <w:bookmarkEnd w:id="265"/>
      <w:bookmarkEnd w:id="266"/>
    </w:p>
    <w:p w14:paraId="36F70D4F" w14:textId="5F4F4E34" w:rsidR="00635533" w:rsidDel="00EB0369" w:rsidRDefault="00635533" w:rsidP="00635533">
      <w:pPr>
        <w:rPr>
          <w:del w:id="267" w:author="Dave Mills" w:date="2018-03-06T18:55:00Z"/>
        </w:rPr>
      </w:pPr>
      <w:del w:id="268" w:author="Dave Mills" w:date="2018-03-06T18:55:00Z">
        <w:r w:rsidDel="00EB0369">
          <w:delText xml:space="preserve">Once the phone is correctly set up you should not need any of the following General Settings so these should be hidden from the list. </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570"/>
      </w:tblGrid>
      <w:tr w:rsidR="00635533" w:rsidDel="00EB0369" w14:paraId="13A779D7" w14:textId="099A1ADE" w:rsidTr="00CB6551">
        <w:trPr>
          <w:del w:id="269" w:author="Dave Mills" w:date="2018-03-06T18:55:00Z"/>
        </w:trPr>
        <w:tc>
          <w:tcPr>
            <w:tcW w:w="4643" w:type="dxa"/>
          </w:tcPr>
          <w:p w14:paraId="3EC66677" w14:textId="0077F989" w:rsidR="00635533" w:rsidDel="00EB0369" w:rsidRDefault="00635533" w:rsidP="00C73FA2">
            <w:pPr>
              <w:pStyle w:val="ListParagraph"/>
              <w:numPr>
                <w:ilvl w:val="0"/>
                <w:numId w:val="19"/>
              </w:numPr>
              <w:rPr>
                <w:del w:id="270" w:author="Dave Mills" w:date="2018-03-06T18:55:00Z"/>
              </w:rPr>
            </w:pPr>
            <w:del w:id="271" w:author="Dave Mills" w:date="2018-03-06T18:55:00Z">
              <w:r w:rsidDel="00EB0369">
                <w:delText>Platform</w:delText>
              </w:r>
            </w:del>
          </w:p>
          <w:p w14:paraId="5C55CA1B" w14:textId="15ACABAD" w:rsidR="00635533" w:rsidDel="00EB0369" w:rsidRDefault="00635533" w:rsidP="00C73FA2">
            <w:pPr>
              <w:pStyle w:val="ListParagraph"/>
              <w:numPr>
                <w:ilvl w:val="0"/>
                <w:numId w:val="19"/>
              </w:numPr>
              <w:rPr>
                <w:del w:id="272" w:author="Dave Mills" w:date="2018-03-06T18:55:00Z"/>
              </w:rPr>
            </w:pPr>
            <w:del w:id="273" w:author="Dave Mills" w:date="2018-03-06T18:55:00Z">
              <w:r w:rsidDel="00EB0369">
                <w:delText>Platform Settings</w:delText>
              </w:r>
            </w:del>
          </w:p>
          <w:p w14:paraId="623756B5" w14:textId="1C42DA73" w:rsidR="00635533" w:rsidDel="00EB0369" w:rsidRDefault="00635533" w:rsidP="00C73FA2">
            <w:pPr>
              <w:pStyle w:val="ListParagraph"/>
              <w:numPr>
                <w:ilvl w:val="0"/>
                <w:numId w:val="19"/>
              </w:numPr>
              <w:rPr>
                <w:del w:id="274" w:author="Dave Mills" w:date="2018-03-06T18:55:00Z"/>
              </w:rPr>
            </w:pPr>
            <w:del w:id="275" w:author="Dave Mills" w:date="2018-03-06T18:55:00Z">
              <w:r w:rsidDel="00EB0369">
                <w:delText>Username</w:delText>
              </w:r>
            </w:del>
          </w:p>
          <w:p w14:paraId="000642FC" w14:textId="4BC34182" w:rsidR="00635533" w:rsidDel="00EB0369" w:rsidRDefault="00635533" w:rsidP="00C73FA2">
            <w:pPr>
              <w:pStyle w:val="ListParagraph"/>
              <w:numPr>
                <w:ilvl w:val="0"/>
                <w:numId w:val="19"/>
              </w:numPr>
              <w:rPr>
                <w:del w:id="276" w:author="Dave Mills" w:date="2018-03-06T18:55:00Z"/>
              </w:rPr>
            </w:pPr>
            <w:del w:id="277" w:author="Dave Mills" w:date="2018-03-06T18:55:00Z">
              <w:r w:rsidDel="00EB0369">
                <w:delText>Password</w:delText>
              </w:r>
            </w:del>
          </w:p>
          <w:p w14:paraId="0B44803D" w14:textId="1CB5049D" w:rsidR="00635533" w:rsidDel="00EB0369" w:rsidRDefault="00635533" w:rsidP="00C73FA2">
            <w:pPr>
              <w:pStyle w:val="ListParagraph"/>
              <w:numPr>
                <w:ilvl w:val="0"/>
                <w:numId w:val="19"/>
              </w:numPr>
              <w:rPr>
                <w:del w:id="278" w:author="Dave Mills" w:date="2018-03-06T18:55:00Z"/>
              </w:rPr>
            </w:pPr>
            <w:del w:id="279" w:author="Dave Mills" w:date="2018-03-06T18:55:00Z">
              <w:r w:rsidDel="00EB0369">
                <w:delText>Google Account</w:delText>
              </w:r>
            </w:del>
          </w:p>
          <w:p w14:paraId="5DF84A99" w14:textId="677EB7E0" w:rsidR="00635533" w:rsidDel="00EB0369" w:rsidRDefault="00635533" w:rsidP="00C73FA2">
            <w:pPr>
              <w:pStyle w:val="ListParagraph"/>
              <w:numPr>
                <w:ilvl w:val="0"/>
                <w:numId w:val="19"/>
              </w:numPr>
              <w:rPr>
                <w:del w:id="280" w:author="Dave Mills" w:date="2018-03-06T18:55:00Z"/>
              </w:rPr>
            </w:pPr>
            <w:del w:id="281" w:author="Dave Mills" w:date="2018-03-06T18:55:00Z">
              <w:r w:rsidDel="00EB0369">
                <w:delText>Auto send with Wi-Fi</w:delText>
              </w:r>
            </w:del>
          </w:p>
          <w:p w14:paraId="1952BE0C" w14:textId="0360F91A" w:rsidR="00635533" w:rsidDel="00EB0369" w:rsidRDefault="00635533" w:rsidP="00C73FA2">
            <w:pPr>
              <w:pStyle w:val="ListParagraph"/>
              <w:numPr>
                <w:ilvl w:val="0"/>
                <w:numId w:val="19"/>
              </w:numPr>
              <w:rPr>
                <w:del w:id="282" w:author="Dave Mills" w:date="2018-03-06T18:55:00Z"/>
              </w:rPr>
            </w:pPr>
            <w:del w:id="283" w:author="Dave Mills" w:date="2018-03-06T18:55:00Z">
              <w:r w:rsidDel="00EB0369">
                <w:delText>Auto send with network</w:delText>
              </w:r>
            </w:del>
          </w:p>
          <w:p w14:paraId="16519A4B" w14:textId="3A40FD10" w:rsidR="00635533" w:rsidDel="00EB0369" w:rsidRDefault="00635533" w:rsidP="00C73FA2">
            <w:pPr>
              <w:pStyle w:val="ListParagraph"/>
              <w:numPr>
                <w:ilvl w:val="0"/>
                <w:numId w:val="19"/>
              </w:numPr>
              <w:rPr>
                <w:del w:id="284" w:author="Dave Mills" w:date="2018-03-06T18:55:00Z"/>
              </w:rPr>
            </w:pPr>
            <w:del w:id="285" w:author="Dave Mills" w:date="2018-03-06T18:55:00Z">
              <w:r w:rsidDel="00EB0369">
                <w:delText>Constraint processing behaviour</w:delText>
              </w:r>
            </w:del>
          </w:p>
          <w:p w14:paraId="5398F11B" w14:textId="2D60A5C6" w:rsidR="00635533" w:rsidDel="00EB0369" w:rsidRDefault="00635533" w:rsidP="00C73FA2">
            <w:pPr>
              <w:pStyle w:val="ListParagraph"/>
              <w:numPr>
                <w:ilvl w:val="0"/>
                <w:numId w:val="19"/>
              </w:numPr>
              <w:rPr>
                <w:del w:id="286" w:author="Dave Mills" w:date="2018-03-06T18:55:00Z"/>
              </w:rPr>
            </w:pPr>
            <w:del w:id="287" w:author="Dave Mills" w:date="2018-03-06T18:55:00Z">
              <w:r w:rsidDel="00EB0369">
                <w:delText>Default to Finalised</w:delText>
              </w:r>
            </w:del>
          </w:p>
          <w:p w14:paraId="2D668C0D" w14:textId="6FC46396" w:rsidR="00635533" w:rsidDel="00EB0369" w:rsidRDefault="00635533" w:rsidP="00C73FA2">
            <w:pPr>
              <w:pStyle w:val="ListParagraph"/>
              <w:numPr>
                <w:ilvl w:val="0"/>
                <w:numId w:val="19"/>
              </w:numPr>
              <w:rPr>
                <w:del w:id="288" w:author="Dave Mills" w:date="2018-03-06T18:55:00Z"/>
              </w:rPr>
            </w:pPr>
            <w:del w:id="289" w:author="Dave Mills" w:date="2018-03-06T18:55:00Z">
              <w:r w:rsidDel="00EB0369">
                <w:delText>Delete after send</w:delText>
              </w:r>
            </w:del>
          </w:p>
          <w:p w14:paraId="52179022" w14:textId="5C2D5658" w:rsidR="00635533" w:rsidDel="00EB0369" w:rsidRDefault="00635533" w:rsidP="00C73FA2">
            <w:pPr>
              <w:pStyle w:val="ListParagraph"/>
              <w:numPr>
                <w:ilvl w:val="0"/>
                <w:numId w:val="19"/>
              </w:numPr>
              <w:rPr>
                <w:del w:id="290" w:author="Dave Mills" w:date="2018-03-06T18:55:00Z"/>
              </w:rPr>
            </w:pPr>
            <w:del w:id="291" w:author="Dave Mills" w:date="2018-03-06T18:55:00Z">
              <w:r w:rsidDel="00EB0369">
                <w:delText>Enable hi-res video</w:delText>
              </w:r>
            </w:del>
          </w:p>
          <w:p w14:paraId="6D015824" w14:textId="52565AB0" w:rsidR="00635533" w:rsidDel="00EB0369" w:rsidRDefault="00635533" w:rsidP="00C73FA2">
            <w:pPr>
              <w:pStyle w:val="ListParagraph"/>
              <w:numPr>
                <w:ilvl w:val="0"/>
                <w:numId w:val="19"/>
              </w:numPr>
              <w:rPr>
                <w:del w:id="292" w:author="Dave Mills" w:date="2018-03-06T18:55:00Z"/>
              </w:rPr>
            </w:pPr>
            <w:del w:id="293" w:author="Dave Mills" w:date="2018-03-06T18:55:00Z">
              <w:r w:rsidDel="00EB0369">
                <w:delText>Show splash screen</w:delText>
              </w:r>
            </w:del>
          </w:p>
          <w:p w14:paraId="679F5D94" w14:textId="55E20148" w:rsidR="00635533" w:rsidDel="00EB0369" w:rsidRDefault="00635533" w:rsidP="00CB6551">
            <w:pPr>
              <w:rPr>
                <w:del w:id="294" w:author="Dave Mills" w:date="2018-03-06T18:55:00Z"/>
              </w:rPr>
            </w:pPr>
          </w:p>
        </w:tc>
        <w:tc>
          <w:tcPr>
            <w:tcW w:w="4644" w:type="dxa"/>
          </w:tcPr>
          <w:p w14:paraId="67D5E462" w14:textId="1B6194E7" w:rsidR="00635533" w:rsidDel="00EB0369" w:rsidRDefault="00635533" w:rsidP="00CB6551">
            <w:pPr>
              <w:rPr>
                <w:del w:id="295" w:author="Dave Mills" w:date="2018-03-06T18:55:00Z"/>
              </w:rPr>
            </w:pPr>
            <w:del w:id="296" w:author="Dave Mills" w:date="2018-03-06T18:55:00Z">
              <w:r w:rsidDel="00EB0369">
                <w:rPr>
                  <w:noProof/>
                  <w:lang w:eastAsia="en-GB" w:bidi="hi-IN"/>
                </w:rPr>
                <w:drawing>
                  <wp:inline distT="0" distB="0" distL="0" distR="0" wp14:anchorId="6F96B8E8" wp14:editId="0440A16F">
                    <wp:extent cx="1897039" cy="2843189"/>
                    <wp:effectExtent l="0" t="0" r="8255" b="0"/>
                    <wp:docPr id="228" name="Picture 228" descr="D:\My Documents\images from phone\SC20141022-144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images from phone\SC20141022-14485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97204" cy="2843437"/>
                            </a:xfrm>
                            <a:prstGeom prst="rect">
                              <a:avLst/>
                            </a:prstGeom>
                            <a:noFill/>
                            <a:ln>
                              <a:noFill/>
                            </a:ln>
                          </pic:spPr>
                        </pic:pic>
                      </a:graphicData>
                    </a:graphic>
                  </wp:inline>
                </w:drawing>
              </w:r>
            </w:del>
          </w:p>
        </w:tc>
      </w:tr>
    </w:tbl>
    <w:p w14:paraId="47AECE25" w14:textId="77777777" w:rsidR="00505B27" w:rsidRDefault="00505B27" w:rsidP="00635533">
      <w:pPr>
        <w:rPr>
          <w:ins w:id="297" w:author="Dave Mills" w:date="2018-03-06T19:05:00Z"/>
        </w:rPr>
      </w:pPr>
      <w:ins w:id="298" w:author="Dave Mills" w:date="2018-03-06T19:03:00Z">
        <w:r>
          <w:t>ODK Collect has a lot of general settings</w:t>
        </w:r>
      </w:ins>
      <w:ins w:id="299" w:author="Dave Mills" w:date="2018-03-06T19:05:00Z">
        <w:r>
          <w:t xml:space="preserve">, split into 4 main headings: </w:t>
        </w:r>
      </w:ins>
    </w:p>
    <w:p w14:paraId="7FF5B84C" w14:textId="38DAEF3B" w:rsidR="00505B27" w:rsidRDefault="00505B27" w:rsidP="00505B27">
      <w:pPr>
        <w:pStyle w:val="ListParagraph"/>
        <w:numPr>
          <w:ilvl w:val="0"/>
          <w:numId w:val="28"/>
        </w:numPr>
        <w:rPr>
          <w:ins w:id="300" w:author="Dave Mills" w:date="2018-03-06T19:05:00Z"/>
        </w:rPr>
        <w:pPrChange w:id="301" w:author="Dave Mills" w:date="2018-03-06T19:06:00Z">
          <w:pPr/>
        </w:pPrChange>
      </w:pPr>
      <w:ins w:id="302" w:author="Dave Mills" w:date="2018-03-06T19:05:00Z">
        <w:r>
          <w:t>Server</w:t>
        </w:r>
      </w:ins>
      <w:ins w:id="303" w:author="Dave Mills" w:date="2018-03-06T19:06:00Z">
        <w:r>
          <w:t>: The configuration settings for connecting to your ODK server.</w:t>
        </w:r>
      </w:ins>
    </w:p>
    <w:p w14:paraId="6EC4DEB5" w14:textId="3DAB1329" w:rsidR="00505B27" w:rsidRDefault="00505B27" w:rsidP="00505B27">
      <w:pPr>
        <w:pStyle w:val="ListParagraph"/>
        <w:numPr>
          <w:ilvl w:val="0"/>
          <w:numId w:val="28"/>
        </w:numPr>
        <w:rPr>
          <w:ins w:id="304" w:author="Dave Mills" w:date="2018-03-06T19:05:00Z"/>
        </w:rPr>
        <w:pPrChange w:id="305" w:author="Dave Mills" w:date="2018-03-06T19:06:00Z">
          <w:pPr/>
        </w:pPrChange>
      </w:pPr>
      <w:ins w:id="306" w:author="Dave Mills" w:date="2018-03-06T19:05:00Z">
        <w:r>
          <w:t>User Interface</w:t>
        </w:r>
      </w:ins>
      <w:ins w:id="307" w:author="Dave Mills" w:date="2018-03-06T19:06:00Z">
        <w:r>
          <w:t>: elements that modify the look and navigation methods in the app</w:t>
        </w:r>
      </w:ins>
    </w:p>
    <w:p w14:paraId="232B6F10" w14:textId="7DA3FB7F" w:rsidR="00505B27" w:rsidRDefault="00505B27" w:rsidP="00505B27">
      <w:pPr>
        <w:pStyle w:val="ListParagraph"/>
        <w:numPr>
          <w:ilvl w:val="0"/>
          <w:numId w:val="28"/>
        </w:numPr>
        <w:rPr>
          <w:ins w:id="308" w:author="Dave Mills" w:date="2018-03-06T19:05:00Z"/>
        </w:rPr>
        <w:pPrChange w:id="309" w:author="Dave Mills" w:date="2018-03-06T19:06:00Z">
          <w:pPr/>
        </w:pPrChange>
      </w:pPr>
      <w:ins w:id="310" w:author="Dave Mills" w:date="2018-03-06T19:05:00Z">
        <w:r>
          <w:t xml:space="preserve">Form management: </w:t>
        </w:r>
      </w:ins>
      <w:ins w:id="311" w:author="Dave Mills" w:date="2018-03-06T19:06:00Z">
        <w:r>
          <w:t xml:space="preserve">options regarding default behaviour when </w:t>
        </w:r>
      </w:ins>
      <w:ins w:id="312" w:author="Dave Mills" w:date="2018-03-06T19:07:00Z">
        <w:r>
          <w:t>finalising and sending forms.</w:t>
        </w:r>
      </w:ins>
    </w:p>
    <w:p w14:paraId="2CF25D93" w14:textId="20C7441A" w:rsidR="00505B27" w:rsidRDefault="00505B27" w:rsidP="00505B27">
      <w:pPr>
        <w:pStyle w:val="ListParagraph"/>
        <w:numPr>
          <w:ilvl w:val="0"/>
          <w:numId w:val="28"/>
        </w:numPr>
        <w:rPr>
          <w:ins w:id="313" w:author="Dave Mills" w:date="2018-03-06T19:05:00Z"/>
        </w:rPr>
        <w:pPrChange w:id="314" w:author="Dave Mills" w:date="2018-03-06T19:06:00Z">
          <w:pPr/>
        </w:pPrChange>
      </w:pPr>
      <w:ins w:id="315" w:author="Dave Mills" w:date="2018-03-06T19:05:00Z">
        <w:r>
          <w:t>User and device identity</w:t>
        </w:r>
      </w:ins>
      <w:ins w:id="316" w:author="Dave Mills" w:date="2018-03-06T19:07:00Z">
        <w:r>
          <w:t>: device metadata that gets passed to any form that requests it.</w:t>
        </w:r>
      </w:ins>
    </w:p>
    <w:p w14:paraId="3B7013FF" w14:textId="77777777" w:rsidR="00505B27" w:rsidRDefault="00505B27" w:rsidP="00635533">
      <w:pPr>
        <w:rPr>
          <w:ins w:id="317" w:author="Dave Mills" w:date="2018-03-06T19:05:00Z"/>
        </w:rPr>
      </w:pPr>
    </w:p>
    <w:p w14:paraId="030A1C32" w14:textId="39F315B5" w:rsidR="00EB0369" w:rsidRDefault="00505B27" w:rsidP="00635533">
      <w:pPr>
        <w:rPr>
          <w:ins w:id="318" w:author="Dave Mills" w:date="2018-03-06T19:04:00Z"/>
        </w:rPr>
      </w:pPr>
      <w:ins w:id="319" w:author="Dave Mills" w:date="2018-03-06T19:07:00Z">
        <w:r>
          <w:t>We</w:t>
        </w:r>
      </w:ins>
      <w:ins w:id="320" w:author="Dave Mills" w:date="2018-03-06T19:03:00Z">
        <w:r>
          <w:t xml:space="preserve"> recommend </w:t>
        </w:r>
      </w:ins>
      <w:ins w:id="321" w:author="Dave Mills" w:date="2018-03-06T19:04:00Z">
        <w:r>
          <w:t>familiarizing yourself with the options available. Most of the ‘default’ settings are suitable for most situations, but there are a few options we recommend considering carefully:</w:t>
        </w:r>
      </w:ins>
    </w:p>
    <w:p w14:paraId="3847CD4F" w14:textId="23058329" w:rsidR="00505B27" w:rsidRDefault="00505B27" w:rsidP="00505B27">
      <w:pPr>
        <w:pStyle w:val="ListParagraph"/>
        <w:numPr>
          <w:ilvl w:val="0"/>
          <w:numId w:val="29"/>
        </w:numPr>
        <w:rPr>
          <w:ins w:id="322" w:author="Dave Mills" w:date="2018-03-06T19:09:00Z"/>
        </w:rPr>
        <w:pPrChange w:id="323" w:author="Dave Mills" w:date="2018-03-06T19:09:00Z">
          <w:pPr/>
        </w:pPrChange>
      </w:pPr>
      <w:ins w:id="324" w:author="Dave Mills" w:date="2018-03-06T19:09:00Z">
        <w:r w:rsidRPr="00505B27">
          <w:rPr>
            <w:b/>
            <w:bCs/>
            <w:rPrChange w:id="325" w:author="Dave Mills" w:date="2018-03-06T19:09:00Z">
              <w:rPr>
                <w:b/>
                <w:bCs/>
              </w:rPr>
            </w:rPrChange>
          </w:rPr>
          <w:t xml:space="preserve">User Interface &gt; </w:t>
        </w:r>
        <w:r w:rsidRPr="00505B27">
          <w:rPr>
            <w:b/>
            <w:bCs/>
            <w:rPrChange w:id="326" w:author="Dave Mills" w:date="2018-03-06T19:09:00Z">
              <w:rPr>
                <w:b/>
                <w:bCs/>
              </w:rPr>
            </w:rPrChange>
          </w:rPr>
          <w:t>Navigation</w:t>
        </w:r>
        <w:r>
          <w:t xml:space="preserve"> </w:t>
        </w:r>
      </w:ins>
      <w:ins w:id="327" w:author="Dave Mills" w:date="2018-03-06T19:08:00Z">
        <w:r>
          <w:t xml:space="preserve">and </w:t>
        </w:r>
        <w:r w:rsidRPr="00505B27">
          <w:rPr>
            <w:b/>
            <w:rPrChange w:id="328" w:author="Dave Mills" w:date="2018-03-06T19:09:00Z">
              <w:rPr/>
            </w:rPrChange>
          </w:rPr>
          <w:t>Text font size</w:t>
        </w:r>
        <w:r>
          <w:t xml:space="preserve">. These are </w:t>
        </w:r>
      </w:ins>
      <w:moveToRangeStart w:id="329" w:author="Dave Mills" w:date="2018-03-06T19:09:00Z" w:name="move508126675"/>
      <w:moveTo w:id="330" w:author="Dave Mills" w:date="2018-03-06T19:09:00Z">
        <w:r>
          <w:t xml:space="preserve">options the interviewers should be able to set for themselves.  The </w:t>
        </w:r>
        <w:r w:rsidRPr="00505B27">
          <w:rPr>
            <w:b/>
            <w:bCs/>
            <w:rPrChange w:id="331" w:author="Dave Mills" w:date="2018-03-06T19:09:00Z">
              <w:rPr>
                <w:b/>
                <w:bCs/>
              </w:rPr>
            </w:rPrChange>
          </w:rPr>
          <w:t>Navigation</w:t>
        </w:r>
        <w:r>
          <w:t xml:space="preserve"> option allows them to choose between using Next/Previous buttons and using forward and backward swipes to navigate.</w:t>
        </w:r>
      </w:moveTo>
      <w:moveToRangeEnd w:id="329"/>
    </w:p>
    <w:p w14:paraId="25857E82" w14:textId="24DCCA47" w:rsidR="00505B27" w:rsidRDefault="00505B27" w:rsidP="00505B27">
      <w:pPr>
        <w:pStyle w:val="ListParagraph"/>
        <w:numPr>
          <w:ilvl w:val="0"/>
          <w:numId w:val="29"/>
        </w:numPr>
        <w:rPr>
          <w:ins w:id="332" w:author="Dave Mills" w:date="2018-03-06T19:12:00Z"/>
        </w:rPr>
        <w:pPrChange w:id="333" w:author="Dave Mills" w:date="2018-03-06T19:09:00Z">
          <w:pPr/>
        </w:pPrChange>
      </w:pPr>
      <w:ins w:id="334" w:author="Dave Mills" w:date="2018-03-06T19:10:00Z">
        <w:r>
          <w:rPr>
            <w:b/>
          </w:rPr>
          <w:t xml:space="preserve">Form Management &gt; Image Size. </w:t>
        </w:r>
        <w:r>
          <w:t xml:space="preserve">If you are collecting photos, this setting is very important. </w:t>
        </w:r>
      </w:ins>
      <w:ins w:id="335" w:author="Dave Mills" w:date="2018-03-06T19:11:00Z">
        <w:r>
          <w:t xml:space="preserve">If your team will be working on poor </w:t>
        </w:r>
        <w:proofErr w:type="spellStart"/>
        <w:r>
          <w:t>wifi</w:t>
        </w:r>
        <w:proofErr w:type="spellEnd"/>
        <w:r>
          <w:t xml:space="preserve"> or cellular connections, you will want to limit the size of the images that get attached to the form. We recommend the “Small” size</w:t>
        </w:r>
      </w:ins>
      <w:ins w:id="336" w:author="Dave Mills" w:date="2018-03-06T19:12:00Z">
        <w:r>
          <w:t xml:space="preserve"> as a good compromise between size and quality, but this is something that should be tested in a pilot survey.</w:t>
        </w:r>
      </w:ins>
    </w:p>
    <w:p w14:paraId="76FCDC0A" w14:textId="603F22EC" w:rsidR="00505B27" w:rsidRPr="00505B27" w:rsidRDefault="00505B27" w:rsidP="00505B27">
      <w:pPr>
        <w:rPr>
          <w:ins w:id="337" w:author="Dave Mills" w:date="2018-03-06T18:55:00Z"/>
          <w:rPrChange w:id="338" w:author="Dave Mills" w:date="2018-03-06T19:13:00Z">
            <w:rPr>
              <w:ins w:id="339" w:author="Dave Mills" w:date="2018-03-06T18:55:00Z"/>
            </w:rPr>
          </w:rPrChange>
        </w:rPr>
        <w:pPrChange w:id="340" w:author="Dave Mills" w:date="2018-03-06T19:12:00Z">
          <w:pPr/>
        </w:pPrChange>
      </w:pPr>
      <w:ins w:id="341" w:author="Dave Mills" w:date="2018-03-06T19:13:00Z">
        <w:r>
          <w:t xml:space="preserve">Most of these settings options can be hidden from view by going to the </w:t>
        </w:r>
        <w:r>
          <w:rPr>
            <w:b/>
          </w:rPr>
          <w:t xml:space="preserve">admin settings </w:t>
        </w:r>
        <w:r>
          <w:t xml:space="preserve">and tapping “User Settings”. </w:t>
        </w:r>
        <w:r w:rsidR="006A040D">
          <w:t>You can hide these options</w:t>
        </w:r>
      </w:ins>
      <w:ins w:id="342" w:author="Dave Mills" w:date="2018-03-06T19:14:00Z">
        <w:r w:rsidR="006A040D">
          <w:t xml:space="preserve"> and then set an admin password to prevent non-admin users resetting any of the settings if you need more control over the application. </w:t>
        </w:r>
      </w:ins>
    </w:p>
    <w:p w14:paraId="1AF9F8B6" w14:textId="35E86D87" w:rsidR="00635533" w:rsidRDefault="00635533" w:rsidP="00635533">
      <w:r>
        <w:t xml:space="preserve">Note: hiding these options from the displayed list of settings doesn't mean they are not set. </w:t>
      </w:r>
      <w:r>
        <w:rPr>
          <w:b/>
          <w:bCs/>
        </w:rPr>
        <w:t>Default to finalised</w:t>
      </w:r>
      <w:r>
        <w:t xml:space="preserve"> for instance should have been set prior to fieldwork; hiding this option from general settings make it more difficult to accidentally change this setting.</w:t>
      </w:r>
    </w:p>
    <w:p w14:paraId="02C71C29" w14:textId="67D9F0D0" w:rsidR="00635533" w:rsidDel="00505B27" w:rsidRDefault="00635533" w:rsidP="00635533">
      <w:pPr>
        <w:rPr>
          <w:del w:id="343" w:author="Dave Mills" w:date="2018-03-06T19:10:00Z"/>
        </w:rPr>
      </w:pPr>
      <w:del w:id="344" w:author="Dave Mills" w:date="2018-03-06T19:10:00Z">
        <w:r w:rsidDel="00505B27">
          <w:delText xml:space="preserve">This leaves just </w:delText>
        </w:r>
        <w:r w:rsidDel="00505B27">
          <w:rPr>
            <w:b/>
            <w:bCs/>
          </w:rPr>
          <w:delText>Navigation</w:delText>
        </w:r>
        <w:r w:rsidDel="00505B27">
          <w:delText xml:space="preserve"> and </w:delText>
        </w:r>
        <w:r w:rsidDel="00505B27">
          <w:rPr>
            <w:b/>
            <w:bCs/>
          </w:rPr>
          <w:delText>Text font size</w:delText>
        </w:r>
        <w:r w:rsidDel="00505B27">
          <w:delText xml:space="preserve"> which are </w:delText>
        </w:r>
      </w:del>
      <w:moveFromRangeStart w:id="345" w:author="Dave Mills" w:date="2018-03-06T19:09:00Z" w:name="move508126675"/>
      <w:moveFrom w:id="346" w:author="Dave Mills" w:date="2018-03-06T19:09:00Z">
        <w:del w:id="347" w:author="Dave Mills" w:date="2018-03-06T19:10:00Z">
          <w:r w:rsidDel="00505B27">
            <w:delText xml:space="preserve">options the interviewers should be able to set for themselves.  The </w:delText>
          </w:r>
          <w:r w:rsidDel="00505B27">
            <w:rPr>
              <w:b/>
              <w:bCs/>
            </w:rPr>
            <w:delText>Navigation</w:delText>
          </w:r>
          <w:r w:rsidDel="00505B27">
            <w:delText xml:space="preserve"> option allows them to choose between using Next/Previous buttons and using forward and backward swipes to navigate.</w:delText>
          </w:r>
        </w:del>
      </w:moveFrom>
      <w:moveFromRangeEnd w:id="345"/>
    </w:p>
    <w:p w14:paraId="2B9013A8" w14:textId="77777777" w:rsidR="00635533" w:rsidRDefault="00635533" w:rsidP="001A14F8">
      <w:pPr>
        <w:pStyle w:val="Heading2"/>
      </w:pPr>
      <w:bookmarkStart w:id="348" w:name="_Toc404019450"/>
      <w:bookmarkStart w:id="349" w:name="_Toc500421551"/>
      <w:r>
        <w:t>Changing Form Entry Items</w:t>
      </w:r>
      <w:bookmarkEnd w:id="348"/>
      <w:bookmarkEnd w:id="349"/>
    </w:p>
    <w:p w14:paraId="514EE7CD" w14:textId="77777777" w:rsidR="00635533" w:rsidRDefault="00635533" w:rsidP="00635533">
      <w:r>
        <w:t xml:space="preserve">There are some options that appear on the </w:t>
      </w:r>
      <w:r>
        <w:rPr>
          <w:b/>
          <w:bCs/>
        </w:rPr>
        <w:t>Settings</w:t>
      </w:r>
      <w:r>
        <w:t xml:space="preserve"> menu during form entry.  These should all be left as unhidden.  </w:t>
      </w:r>
    </w:p>
    <w:p w14:paraId="5B1F9729" w14:textId="77777777" w:rsidR="00635533" w:rsidRDefault="00635533" w:rsidP="00C73FA2">
      <w:pPr>
        <w:pStyle w:val="ListParagraph"/>
        <w:numPr>
          <w:ilvl w:val="0"/>
          <w:numId w:val="20"/>
        </w:numPr>
      </w:pPr>
      <w:r w:rsidRPr="00037A27">
        <w:rPr>
          <w:b/>
          <w:bCs/>
        </w:rPr>
        <w:lastRenderedPageBreak/>
        <w:t>General Settings</w:t>
      </w:r>
      <w:r>
        <w:t xml:space="preserve"> – allows the user to display the general settings</w:t>
      </w:r>
    </w:p>
    <w:p w14:paraId="65F6EB1D" w14:textId="28D5BF30" w:rsidR="00635533" w:rsidRDefault="00635533" w:rsidP="00C73FA2">
      <w:pPr>
        <w:pStyle w:val="ListParagraph"/>
        <w:numPr>
          <w:ilvl w:val="0"/>
          <w:numId w:val="20"/>
        </w:numPr>
      </w:pPr>
      <w:r w:rsidRPr="00037A27">
        <w:rPr>
          <w:b/>
          <w:bCs/>
        </w:rPr>
        <w:t>Change language</w:t>
      </w:r>
      <w:r>
        <w:t xml:space="preserve"> –</w:t>
      </w:r>
      <w:ins w:id="350" w:author="Dave Mills" w:date="2018-03-06T19:15:00Z">
        <w:r w:rsidR="006A040D">
          <w:t xml:space="preserve"> </w:t>
        </w:r>
      </w:ins>
      <w:del w:id="351" w:author="Dave Mills" w:date="2018-03-06T19:15:00Z">
        <w:r w:rsidDel="006A040D">
          <w:delText xml:space="preserve"> </w:delText>
        </w:r>
      </w:del>
      <w:ins w:id="352" w:author="Dave Mills" w:date="2018-03-06T19:15:00Z">
        <w:r w:rsidR="006A040D">
          <w:t>allows the user to swap between the available languages in the form.</w:t>
        </w:r>
      </w:ins>
      <w:del w:id="353" w:author="Dave Mills" w:date="2018-03-06T19:14:00Z">
        <w:r w:rsidDel="006A040D">
          <w:delText>this is not relevant for the Ghana survey as the ODK system is only in English</w:delText>
        </w:r>
      </w:del>
    </w:p>
    <w:p w14:paraId="4CA6B4F7" w14:textId="77777777" w:rsidR="00635533" w:rsidRDefault="00635533" w:rsidP="00C73FA2">
      <w:pPr>
        <w:pStyle w:val="ListParagraph"/>
        <w:numPr>
          <w:ilvl w:val="0"/>
          <w:numId w:val="20"/>
        </w:numPr>
      </w:pPr>
      <w:r w:rsidRPr="00037A27">
        <w:rPr>
          <w:b/>
          <w:bCs/>
        </w:rPr>
        <w:t>Go To Prompt</w:t>
      </w:r>
      <w:r>
        <w:t xml:space="preserve"> – allows the user to display all questions and responses in a list</w:t>
      </w:r>
    </w:p>
    <w:p w14:paraId="3279441E" w14:textId="77777777" w:rsidR="00635533" w:rsidRDefault="00635533" w:rsidP="00C73FA2">
      <w:pPr>
        <w:pStyle w:val="ListParagraph"/>
        <w:numPr>
          <w:ilvl w:val="0"/>
          <w:numId w:val="20"/>
        </w:numPr>
      </w:pPr>
      <w:r w:rsidRPr="00037A27">
        <w:rPr>
          <w:b/>
          <w:bCs/>
        </w:rPr>
        <w:t>Save Form</w:t>
      </w:r>
      <w:r>
        <w:t xml:space="preserve"> – allows the user to save the form at the current position.</w:t>
      </w:r>
    </w:p>
    <w:p w14:paraId="71370B50" w14:textId="77777777" w:rsidR="00635533" w:rsidRDefault="00635533" w:rsidP="00635533">
      <w:r>
        <w:t>Finally there are two options that appear at the end of the questionnaire.  These options are:</w:t>
      </w:r>
    </w:p>
    <w:p w14:paraId="67B9E2C9" w14:textId="77777777" w:rsidR="00635533" w:rsidRDefault="00635533" w:rsidP="00C73FA2">
      <w:pPr>
        <w:pStyle w:val="ListParagraph"/>
        <w:numPr>
          <w:ilvl w:val="0"/>
          <w:numId w:val="21"/>
        </w:numPr>
      </w:pPr>
      <w:r>
        <w:rPr>
          <w:b/>
          <w:bCs/>
        </w:rPr>
        <w:t>Name this form</w:t>
      </w:r>
      <w:r>
        <w:t xml:space="preserve"> – this should be hidden as we have designed the ODK system to automatically name the instance of the form with the PSU and Household IDs</w:t>
      </w:r>
    </w:p>
    <w:p w14:paraId="613E3A6B" w14:textId="77777777" w:rsidR="00635533" w:rsidRDefault="00635533" w:rsidP="00C73FA2">
      <w:pPr>
        <w:pStyle w:val="ListParagraph"/>
        <w:numPr>
          <w:ilvl w:val="0"/>
          <w:numId w:val="21"/>
        </w:numPr>
      </w:pPr>
      <w:r>
        <w:rPr>
          <w:b/>
          <w:bCs/>
        </w:rPr>
        <w:t xml:space="preserve">Mark form as finalised </w:t>
      </w:r>
      <w:r>
        <w:t>– this should happen automatically and we don't want to give the option of not finalising the forms once you reach the end so this option should also be hidden.</w:t>
      </w:r>
    </w:p>
    <w:p w14:paraId="2B540F50" w14:textId="77777777" w:rsidR="00635533" w:rsidRDefault="00635533" w:rsidP="001A14F8">
      <w:pPr>
        <w:pStyle w:val="Heading1"/>
      </w:pPr>
      <w:bookmarkStart w:id="354" w:name="_Toc404019451"/>
      <w:bookmarkStart w:id="355" w:name="_Toc500421552"/>
      <w:r>
        <w:t>Uploading Finalised and Checked forms to the server</w:t>
      </w:r>
      <w:bookmarkEnd w:id="354"/>
      <w:bookmarkEnd w:id="355"/>
    </w:p>
    <w:p w14:paraId="52DC2DE1" w14:textId="77777777" w:rsidR="00635533" w:rsidRDefault="00635533" w:rsidP="00635533">
      <w:r>
        <w:t xml:space="preserve">Once you have checked the completed forms and are satisfied that they are correct and after you have shared the compressed folder to your own phone via Bluetooth, you should try to upload these completed forms to the server. This must be done from each </w:t>
      </w:r>
      <w:proofErr w:type="spellStart"/>
      <w:r w:rsidRPr="00202190">
        <w:rPr>
          <w:b/>
          <w:bCs/>
        </w:rPr>
        <w:t>each</w:t>
      </w:r>
      <w:proofErr w:type="spellEnd"/>
      <w:r w:rsidRPr="00202190">
        <w:rPr>
          <w:b/>
          <w:bCs/>
        </w:rPr>
        <w:t xml:space="preserve"> interviewer’s phone</w:t>
      </w:r>
      <w:r>
        <w:t xml:space="preserve"> in turn. </w:t>
      </w:r>
    </w:p>
    <w:p w14:paraId="63D8E4F5" w14:textId="77777777" w:rsidR="00635533" w:rsidRDefault="00635533" w:rsidP="00635533">
      <w:r>
        <w:t>You will first need to temporarily display the relevant menu option:</w:t>
      </w:r>
    </w:p>
    <w:p w14:paraId="12D46B24" w14:textId="77777777" w:rsidR="00635533" w:rsidRDefault="00635533" w:rsidP="00C73FA2">
      <w:pPr>
        <w:pStyle w:val="ListParagraph"/>
        <w:numPr>
          <w:ilvl w:val="0"/>
          <w:numId w:val="22"/>
        </w:numPr>
      </w:pPr>
      <w:r>
        <w:t xml:space="preserve">Within ODK Collect, click the </w:t>
      </w:r>
      <w:r>
        <w:rPr>
          <w:b/>
          <w:bCs/>
        </w:rPr>
        <w:t>Settings</w:t>
      </w:r>
      <w:r>
        <w:t xml:space="preserve"> button on the phone and choose </w:t>
      </w:r>
      <w:r>
        <w:rPr>
          <w:b/>
          <w:bCs/>
        </w:rPr>
        <w:t>Admin Settings</w:t>
      </w:r>
    </w:p>
    <w:p w14:paraId="7A1EF946" w14:textId="77777777" w:rsidR="00635533" w:rsidRDefault="00635533" w:rsidP="00C73FA2">
      <w:pPr>
        <w:pStyle w:val="ListParagraph"/>
        <w:numPr>
          <w:ilvl w:val="0"/>
          <w:numId w:val="22"/>
        </w:numPr>
      </w:pPr>
      <w:r>
        <w:t xml:space="preserve">Select the option </w:t>
      </w:r>
      <w:r>
        <w:rPr>
          <w:b/>
          <w:bCs/>
        </w:rPr>
        <w:t>Send Finalized Form</w:t>
      </w:r>
    </w:p>
    <w:p w14:paraId="114DF149" w14:textId="77777777" w:rsidR="00635533" w:rsidRDefault="00635533" w:rsidP="00C73FA2">
      <w:pPr>
        <w:pStyle w:val="ListParagraph"/>
        <w:numPr>
          <w:ilvl w:val="0"/>
          <w:numId w:val="22"/>
        </w:numPr>
      </w:pPr>
      <w:r>
        <w:t xml:space="preserve">Go back to the main menu where you should see the option </w:t>
      </w:r>
      <w:r>
        <w:rPr>
          <w:b/>
          <w:bCs/>
        </w:rPr>
        <w:t>Send Finalized Form</w:t>
      </w:r>
      <w:r>
        <w:t xml:space="preserve"> and there should be a number in brackets indicating the number of forms waiting to be sent.</w:t>
      </w:r>
    </w:p>
    <w:p w14:paraId="762E44EC" w14:textId="77777777" w:rsidR="00635533" w:rsidRDefault="00635533" w:rsidP="00C73FA2">
      <w:pPr>
        <w:pStyle w:val="ListParagraph"/>
        <w:numPr>
          <w:ilvl w:val="0"/>
          <w:numId w:val="22"/>
        </w:numPr>
      </w:pPr>
      <w:r>
        <w:t>Make sure this number tallies with what you expect – then click on the button to upload the forms.</w:t>
      </w:r>
    </w:p>
    <w:p w14:paraId="681715E8" w14:textId="77777777" w:rsidR="00635533" w:rsidRDefault="00635533" w:rsidP="00C73FA2">
      <w:pPr>
        <w:pStyle w:val="ListParagraph"/>
        <w:numPr>
          <w:ilvl w:val="0"/>
          <w:numId w:val="22"/>
        </w:numPr>
      </w:pPr>
      <w:r>
        <w:t xml:space="preserve">Go back to </w:t>
      </w:r>
      <w:r>
        <w:rPr>
          <w:b/>
          <w:bCs/>
        </w:rPr>
        <w:t>Admin Settings</w:t>
      </w:r>
      <w:r>
        <w:t xml:space="preserve"> and hide the </w:t>
      </w:r>
      <w:r>
        <w:rPr>
          <w:b/>
          <w:bCs/>
        </w:rPr>
        <w:t>Send Finalized Form</w:t>
      </w:r>
      <w:r>
        <w:t xml:space="preserve"> option from the main menu.</w:t>
      </w:r>
    </w:p>
    <w:p w14:paraId="58B04F01" w14:textId="77777777" w:rsidR="00635533" w:rsidRDefault="00635533" w:rsidP="001A14F8">
      <w:pPr>
        <w:pStyle w:val="Heading1"/>
      </w:pPr>
      <w:bookmarkStart w:id="356" w:name="_Toc404019452"/>
      <w:bookmarkStart w:id="357" w:name="_Toc500421553"/>
      <w:r>
        <w:t>Downloading Revised ODK form</w:t>
      </w:r>
      <w:bookmarkEnd w:id="356"/>
      <w:bookmarkEnd w:id="357"/>
    </w:p>
    <w:p w14:paraId="7ED3BE83" w14:textId="77777777" w:rsidR="00635533" w:rsidRDefault="00635533" w:rsidP="00635533">
      <w:r>
        <w:t xml:space="preserve">Although we have tried to produce a final version of the ODK system prior to fieldwork there may well be improvements and/or corrections that need to be made once it is fully tested in the field. When this happens you will receive notification that a new version is available and you will need to download this to all the phones for your team.  </w:t>
      </w:r>
    </w:p>
    <w:p w14:paraId="1C40B009" w14:textId="77777777" w:rsidR="00635533" w:rsidRDefault="00635533" w:rsidP="00C73FA2">
      <w:pPr>
        <w:pStyle w:val="ListParagraph"/>
        <w:numPr>
          <w:ilvl w:val="0"/>
          <w:numId w:val="23"/>
        </w:numPr>
      </w:pPr>
      <w:r>
        <w:t xml:space="preserve">Click the </w:t>
      </w:r>
      <w:r>
        <w:rPr>
          <w:b/>
          <w:bCs/>
        </w:rPr>
        <w:t>Settings</w:t>
      </w:r>
      <w:r>
        <w:t xml:space="preserve"> button on the phone and choose </w:t>
      </w:r>
      <w:r>
        <w:rPr>
          <w:b/>
          <w:bCs/>
        </w:rPr>
        <w:t>Admin Settings</w:t>
      </w:r>
    </w:p>
    <w:p w14:paraId="78AE1A44" w14:textId="77777777" w:rsidR="00635533" w:rsidRDefault="00635533" w:rsidP="00C73FA2">
      <w:pPr>
        <w:pStyle w:val="ListParagraph"/>
        <w:numPr>
          <w:ilvl w:val="0"/>
          <w:numId w:val="23"/>
        </w:numPr>
      </w:pPr>
      <w:r>
        <w:t xml:space="preserve">Select the option </w:t>
      </w:r>
      <w:r>
        <w:rPr>
          <w:b/>
          <w:bCs/>
        </w:rPr>
        <w:t>Get Blank Form</w:t>
      </w:r>
    </w:p>
    <w:p w14:paraId="4A328A1B" w14:textId="77777777" w:rsidR="00635533" w:rsidRDefault="00635533" w:rsidP="00C73FA2">
      <w:pPr>
        <w:pStyle w:val="ListParagraph"/>
        <w:numPr>
          <w:ilvl w:val="0"/>
          <w:numId w:val="23"/>
        </w:numPr>
      </w:pPr>
      <w:r>
        <w:t xml:space="preserve">Go back to the main menu where you should now see the option </w:t>
      </w:r>
      <w:r>
        <w:rPr>
          <w:b/>
          <w:bCs/>
        </w:rPr>
        <w:t>Get Blank form</w:t>
      </w:r>
      <w:r>
        <w:t>. Choose this option.</w:t>
      </w:r>
    </w:p>
    <w:p w14:paraId="0FE8FAC3" w14:textId="77777777" w:rsidR="00635533" w:rsidRDefault="00635533" w:rsidP="00C73FA2">
      <w:pPr>
        <w:pStyle w:val="ListParagraph"/>
        <w:numPr>
          <w:ilvl w:val="0"/>
          <w:numId w:val="23"/>
        </w:numPr>
      </w:pPr>
      <w:r>
        <w:t xml:space="preserve">This will connect you to the server where you will see all versions of the Ghana IDD Survey. Select the one with the most recent date and click on </w:t>
      </w:r>
      <w:r>
        <w:rPr>
          <w:b/>
          <w:bCs/>
        </w:rPr>
        <w:t>Get Selected</w:t>
      </w:r>
      <w:r>
        <w:t xml:space="preserve">. Hopefully the download will be successful so click </w:t>
      </w:r>
      <w:r>
        <w:rPr>
          <w:b/>
          <w:bCs/>
        </w:rPr>
        <w:t>OK</w:t>
      </w:r>
      <w:r>
        <w:t xml:space="preserve"> – otherwise please try again later.</w:t>
      </w:r>
    </w:p>
    <w:p w14:paraId="77E8D338" w14:textId="77777777" w:rsidR="00635533" w:rsidRDefault="00635533" w:rsidP="00C73FA2">
      <w:pPr>
        <w:pStyle w:val="ListParagraph"/>
        <w:numPr>
          <w:ilvl w:val="0"/>
          <w:numId w:val="23"/>
        </w:numPr>
      </w:pPr>
      <w:r>
        <w:t xml:space="preserve">Go back to </w:t>
      </w:r>
      <w:r>
        <w:rPr>
          <w:b/>
          <w:bCs/>
        </w:rPr>
        <w:t xml:space="preserve">Admin Settings </w:t>
      </w:r>
      <w:r>
        <w:t xml:space="preserve">and hide the </w:t>
      </w:r>
      <w:r>
        <w:rPr>
          <w:b/>
          <w:bCs/>
        </w:rPr>
        <w:t>Get Blank Form</w:t>
      </w:r>
      <w:r>
        <w:t xml:space="preserve"> option from the main menu.</w:t>
      </w:r>
    </w:p>
    <w:p w14:paraId="4D89AC2F" w14:textId="43C8610D" w:rsidR="00514370" w:rsidRPr="00ED70D4" w:rsidRDefault="00635533" w:rsidP="00C73FA2">
      <w:pPr>
        <w:pStyle w:val="ListParagraph"/>
        <w:numPr>
          <w:ilvl w:val="0"/>
          <w:numId w:val="23"/>
        </w:numPr>
      </w:pPr>
      <w:r>
        <w:t xml:space="preserve">Instruct the interviewers to use this revised form from this point on reminding them to choose the version </w:t>
      </w:r>
      <w:bookmarkStart w:id="358" w:name="_GoBack"/>
      <w:bookmarkEnd w:id="358"/>
      <w:r>
        <w:t>with the most recent date.</w:t>
      </w:r>
    </w:p>
    <w:sectPr w:rsidR="00514370" w:rsidRPr="00ED70D4" w:rsidSect="00ED2A04">
      <w:pgSz w:w="11907" w:h="16839" w:code="9"/>
      <w:pgMar w:top="527" w:right="1418" w:bottom="1134" w:left="1418" w:header="567" w:footer="31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C4955" w14:textId="77777777" w:rsidR="00EF1427" w:rsidRDefault="00EF1427" w:rsidP="000826C8">
      <w:r>
        <w:separator/>
      </w:r>
    </w:p>
  </w:endnote>
  <w:endnote w:type="continuationSeparator" w:id="0">
    <w:p w14:paraId="0D600A57" w14:textId="77777777" w:rsidR="00EF1427" w:rsidRDefault="00EF1427" w:rsidP="000826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DOEP+TimesNewRoman,Bold">
    <w:altName w:val="Times New Roman"/>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359D9" w14:textId="2C6D3AF5" w:rsidR="00CB6551" w:rsidRPr="00AF6A78" w:rsidRDefault="00CB6551" w:rsidP="00AF6A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9011F" w14:textId="500375C5" w:rsidR="00CB6551" w:rsidRPr="00AF6A78" w:rsidRDefault="00CB6551" w:rsidP="00AF6A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226EE7" w14:textId="5668971D" w:rsidR="00CB6551" w:rsidRDefault="00CB6551" w:rsidP="00AF6A78">
    <w:pPr>
      <w:pStyle w:val="Footer"/>
      <w:pBdr>
        <w:top w:val="single" w:sz="4" w:space="1" w:color="auto"/>
      </w:pBdr>
    </w:pPr>
    <w:r>
      <w:tab/>
    </w:r>
    <w:r>
      <w:tab/>
      <w:t xml:space="preserve">Page </w:t>
    </w:r>
    <w:r>
      <w:fldChar w:fldCharType="begin"/>
    </w:r>
    <w:r>
      <w:instrText xml:space="preserve"> PAGE  \* Arabic  \* MERGEFORMAT </w:instrText>
    </w:r>
    <w:r>
      <w:fldChar w:fldCharType="separate"/>
    </w:r>
    <w:r>
      <w:rPr>
        <w:noProof/>
      </w:rPr>
      <w:t>21</w:t>
    </w:r>
    <w:r>
      <w:fldChar w:fldCharType="end"/>
    </w:r>
    <w:r>
      <w:t xml:space="preserve"> of </w:t>
    </w:r>
    <w:fldSimple w:instr=" NUMPAGES   \* MERGEFORMAT ">
      <w:r>
        <w:rPr>
          <w:noProof/>
        </w:rPr>
        <w:t>21</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CC77A" w14:textId="42A15795" w:rsidR="00CB6551" w:rsidRDefault="00CB6551" w:rsidP="00AF6A78">
    <w:pPr>
      <w:pStyle w:val="Footer"/>
      <w:pBdr>
        <w:top w:val="single" w:sz="4" w:space="1" w:color="auto"/>
      </w:pBdr>
    </w:pPr>
    <w:r>
      <w:tab/>
    </w:r>
    <w:r>
      <w:tab/>
      <w:t xml:space="preserve">Page </w:t>
    </w:r>
    <w:r>
      <w:fldChar w:fldCharType="begin"/>
    </w:r>
    <w:r>
      <w:instrText xml:space="preserve"> PAGE  \* Arabic  \* MERGEFORMAT </w:instrText>
    </w:r>
    <w:r>
      <w:fldChar w:fldCharType="separate"/>
    </w:r>
    <w:r>
      <w:rPr>
        <w:noProof/>
      </w:rPr>
      <w:t>8</w:t>
    </w:r>
    <w:r>
      <w:fldChar w:fldCharType="end"/>
    </w:r>
    <w:r>
      <w:t xml:space="preserve"> of </w:t>
    </w:r>
    <w:fldSimple w:instr=" NUMPAGES   \* MERGEFORMAT ">
      <w:r>
        <w:rPr>
          <w:noProof/>
        </w:rPr>
        <w:t>21</w:t>
      </w:r>
    </w:fldSimple>
  </w:p>
  <w:p w14:paraId="3D8E284C" w14:textId="77777777" w:rsidR="00CB6551" w:rsidRPr="00AF6A78" w:rsidRDefault="00CB6551" w:rsidP="00AF6A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8F95F" w14:textId="77777777" w:rsidR="00EF1427" w:rsidRDefault="00EF1427" w:rsidP="000826C8">
      <w:r>
        <w:separator/>
      </w:r>
    </w:p>
  </w:footnote>
  <w:footnote w:type="continuationSeparator" w:id="0">
    <w:p w14:paraId="6B50F5D4" w14:textId="77777777" w:rsidR="00EF1427" w:rsidRDefault="00EF1427" w:rsidP="000826C8">
      <w:r>
        <w:continuationSeparator/>
      </w:r>
    </w:p>
  </w:footnote>
  <w:footnote w:id="1">
    <w:p w14:paraId="6DD8E7FA" w14:textId="536DD069" w:rsidR="000351C5" w:rsidRDefault="000351C5">
      <w:pPr>
        <w:pStyle w:val="FootnoteText"/>
      </w:pPr>
      <w:ins w:id="139" w:author="Dave Mills" w:date="2018-03-06T18:27:00Z">
        <w:r>
          <w:rPr>
            <w:rStyle w:val="FootnoteReference"/>
          </w:rPr>
          <w:footnoteRef/>
        </w:r>
        <w:r>
          <w:t xml:space="preserve"> More information about creating a Google Account can be found here: </w:t>
        </w:r>
        <w:r>
          <w:fldChar w:fldCharType="begin"/>
        </w:r>
        <w:r>
          <w:instrText xml:space="preserve"> HYPERLINK "</w:instrText>
        </w:r>
        <w:r w:rsidRPr="000351C5">
          <w:instrText>https://accounts.google.com/SignUp?hl=en</w:instrText>
        </w:r>
        <w:r>
          <w:instrText xml:space="preserve">" </w:instrText>
        </w:r>
        <w:r>
          <w:fldChar w:fldCharType="separate"/>
        </w:r>
        <w:r w:rsidRPr="00581019">
          <w:rPr>
            <w:rStyle w:val="Hyperlink"/>
          </w:rPr>
          <w:t>https://accounts.google.com/SignUp?hl=en</w:t>
        </w:r>
        <w:r>
          <w:fldChar w:fldCharType="end"/>
        </w:r>
        <w:r>
          <w:t xml:space="preserve"> </w:t>
        </w:r>
      </w:ins>
    </w:p>
  </w:footnote>
  <w:footnote w:id="2">
    <w:p w14:paraId="29C02E5C" w14:textId="03018922" w:rsidR="00481A27" w:rsidRDefault="00481A27">
      <w:pPr>
        <w:pStyle w:val="FootnoteText"/>
      </w:pPr>
      <w:ins w:id="167" w:author="Dave Mills" w:date="2018-03-06T18:32:00Z">
        <w:r>
          <w:rPr>
            <w:rStyle w:val="FootnoteReference"/>
          </w:rPr>
          <w:footnoteRef/>
        </w:r>
        <w:r>
          <w:t xml:space="preserve"> At time of writing, this is version 1.13.0. You may require a specific version of the app, but unless your project has specific requirements, we recommend simply using the most up-to-date version of ODK Collect.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AA80A" w14:textId="5940E170" w:rsidR="00CB6551" w:rsidRPr="00AF6A78" w:rsidRDefault="00CB6551" w:rsidP="00AF6A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7C14D" w14:textId="64BFF68F" w:rsidR="00CB6551" w:rsidRPr="001A14F8" w:rsidRDefault="00CB6551" w:rsidP="001A14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429B5" w14:textId="77777777" w:rsidR="00CB6551" w:rsidRPr="001A14F8" w:rsidRDefault="00CB6551" w:rsidP="001A14F8">
    <w:pPr>
      <w:pStyle w:val="Header"/>
      <w:pBdr>
        <w:bottom w:val="single" w:sz="4" w:space="1" w:color="auto"/>
      </w:pBdr>
    </w:pPr>
    <w:r>
      <w:t>Training Manual</w:t>
    </w:r>
    <w:r>
      <w:tab/>
    </w:r>
    <w:r>
      <w:tab/>
      <w:t>Example when using ODK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44E78"/>
    <w:multiLevelType w:val="hybridMultilevel"/>
    <w:tmpl w:val="31108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D0352"/>
    <w:multiLevelType w:val="hybridMultilevel"/>
    <w:tmpl w:val="3A183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ED67A8"/>
    <w:multiLevelType w:val="hybridMultilevel"/>
    <w:tmpl w:val="3FE212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8C5396"/>
    <w:multiLevelType w:val="hybridMultilevel"/>
    <w:tmpl w:val="C6C28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831AF8"/>
    <w:multiLevelType w:val="hybridMultilevel"/>
    <w:tmpl w:val="8744C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B0596"/>
    <w:multiLevelType w:val="hybridMultilevel"/>
    <w:tmpl w:val="07549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3E0D73"/>
    <w:multiLevelType w:val="hybridMultilevel"/>
    <w:tmpl w:val="6D1420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A023F4"/>
    <w:multiLevelType w:val="hybridMultilevel"/>
    <w:tmpl w:val="3EA25BF6"/>
    <w:lvl w:ilvl="0" w:tplc="BE9A97A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62ADCE">
      <w:start w:val="1"/>
      <w:numFmt w:val="bullet"/>
      <w:lvlText w:val="o"/>
      <w:lvlJc w:val="left"/>
      <w:pPr>
        <w:ind w:left="1304" w:hanging="224"/>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tplc="23967AD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A65C7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B6D0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7EFD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CEB8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94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A62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8EE1A16"/>
    <w:multiLevelType w:val="hybridMultilevel"/>
    <w:tmpl w:val="23D407A4"/>
    <w:lvl w:ilvl="0" w:tplc="494C75E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4B76A2"/>
    <w:multiLevelType w:val="hybridMultilevel"/>
    <w:tmpl w:val="E1922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86183C"/>
    <w:multiLevelType w:val="hybridMultilevel"/>
    <w:tmpl w:val="B88C6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BB46CE"/>
    <w:multiLevelType w:val="hybridMultilevel"/>
    <w:tmpl w:val="2976E52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2" w15:restartNumberingAfterBreak="0">
    <w:nsid w:val="27B7551F"/>
    <w:multiLevelType w:val="hybridMultilevel"/>
    <w:tmpl w:val="C7AA3B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562112"/>
    <w:multiLevelType w:val="hybridMultilevel"/>
    <w:tmpl w:val="C45A4E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4B2550C"/>
    <w:multiLevelType w:val="hybridMultilevel"/>
    <w:tmpl w:val="FED6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73C2A15"/>
    <w:multiLevelType w:val="hybridMultilevel"/>
    <w:tmpl w:val="66729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930054"/>
    <w:multiLevelType w:val="hybridMultilevel"/>
    <w:tmpl w:val="92CAF6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3C6425"/>
    <w:multiLevelType w:val="hybridMultilevel"/>
    <w:tmpl w:val="6B0AF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0757E1"/>
    <w:multiLevelType w:val="hybridMultilevel"/>
    <w:tmpl w:val="1A8859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3F3420"/>
    <w:multiLevelType w:val="hybridMultilevel"/>
    <w:tmpl w:val="FB8008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4F6DF1"/>
    <w:multiLevelType w:val="hybridMultilevel"/>
    <w:tmpl w:val="054CA2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E8F0CDF"/>
    <w:multiLevelType w:val="hybridMultilevel"/>
    <w:tmpl w:val="CC8818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D71438"/>
    <w:multiLevelType w:val="hybridMultilevel"/>
    <w:tmpl w:val="6A944B3A"/>
    <w:lvl w:ilvl="0" w:tplc="BE9A97A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584BE54">
      <w:start w:val="1"/>
      <w:numFmt w:val="bullet"/>
      <w:lvlText w:val="o"/>
      <w:lvlJc w:val="left"/>
      <w:pPr>
        <w:ind w:left="1304" w:hanging="224"/>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tplc="23967AD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A65C76">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B6D0B2">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A7EFD1C">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CEB8E0">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C849450">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0A622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5BB2534"/>
    <w:multiLevelType w:val="hybridMultilevel"/>
    <w:tmpl w:val="E0F6D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960592"/>
    <w:multiLevelType w:val="hybridMultilevel"/>
    <w:tmpl w:val="E56C0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D36AFF"/>
    <w:multiLevelType w:val="hybridMultilevel"/>
    <w:tmpl w:val="274AA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485463"/>
    <w:multiLevelType w:val="hybridMultilevel"/>
    <w:tmpl w:val="2B8A9B80"/>
    <w:lvl w:ilvl="0" w:tplc="8DF0CDA0">
      <w:start w:val="1"/>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5467CD"/>
    <w:multiLevelType w:val="hybridMultilevel"/>
    <w:tmpl w:val="12F0D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EC673A"/>
    <w:multiLevelType w:val="hybridMultilevel"/>
    <w:tmpl w:val="E50A3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8"/>
  </w:num>
  <w:num w:numId="4">
    <w:abstractNumId w:val="21"/>
  </w:num>
  <w:num w:numId="5">
    <w:abstractNumId w:val="5"/>
  </w:num>
  <w:num w:numId="6">
    <w:abstractNumId w:val="15"/>
  </w:num>
  <w:num w:numId="7">
    <w:abstractNumId w:val="20"/>
  </w:num>
  <w:num w:numId="8">
    <w:abstractNumId w:val="11"/>
  </w:num>
  <w:num w:numId="9">
    <w:abstractNumId w:val="9"/>
  </w:num>
  <w:num w:numId="10">
    <w:abstractNumId w:val="7"/>
  </w:num>
  <w:num w:numId="11">
    <w:abstractNumId w:val="10"/>
  </w:num>
  <w:num w:numId="12">
    <w:abstractNumId w:val="1"/>
  </w:num>
  <w:num w:numId="13">
    <w:abstractNumId w:val="28"/>
  </w:num>
  <w:num w:numId="14">
    <w:abstractNumId w:val="19"/>
  </w:num>
  <w:num w:numId="15">
    <w:abstractNumId w:val="3"/>
  </w:num>
  <w:num w:numId="16">
    <w:abstractNumId w:val="13"/>
  </w:num>
  <w:num w:numId="17">
    <w:abstractNumId w:val="24"/>
  </w:num>
  <w:num w:numId="18">
    <w:abstractNumId w:val="25"/>
  </w:num>
  <w:num w:numId="19">
    <w:abstractNumId w:val="18"/>
  </w:num>
  <w:num w:numId="20">
    <w:abstractNumId w:val="14"/>
  </w:num>
  <w:num w:numId="21">
    <w:abstractNumId w:val="16"/>
  </w:num>
  <w:num w:numId="22">
    <w:abstractNumId w:val="0"/>
  </w:num>
  <w:num w:numId="23">
    <w:abstractNumId w:val="4"/>
  </w:num>
  <w:num w:numId="24">
    <w:abstractNumId w:val="6"/>
  </w:num>
  <w:num w:numId="25">
    <w:abstractNumId w:val="27"/>
  </w:num>
  <w:num w:numId="26">
    <w:abstractNumId w:val="2"/>
  </w:num>
  <w:num w:numId="27">
    <w:abstractNumId w:val="12"/>
  </w:num>
  <w:num w:numId="28">
    <w:abstractNumId w:val="23"/>
  </w:num>
  <w:num w:numId="29">
    <w:abstractNumId w:val="17"/>
  </w:num>
  <w:numIdMacAtCleanup w:val="2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Mills">
    <w15:presenceInfo w15:providerId="None" w15:userId="Dave Mill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trackRevision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6CC"/>
    <w:rsid w:val="00003E40"/>
    <w:rsid w:val="00007570"/>
    <w:rsid w:val="00007A15"/>
    <w:rsid w:val="00010DF1"/>
    <w:rsid w:val="000144FC"/>
    <w:rsid w:val="00014D11"/>
    <w:rsid w:val="000150E7"/>
    <w:rsid w:val="00016870"/>
    <w:rsid w:val="00016F16"/>
    <w:rsid w:val="00024BB7"/>
    <w:rsid w:val="000252C0"/>
    <w:rsid w:val="0002645E"/>
    <w:rsid w:val="00032806"/>
    <w:rsid w:val="000351C5"/>
    <w:rsid w:val="000365B6"/>
    <w:rsid w:val="000409B8"/>
    <w:rsid w:val="0004224D"/>
    <w:rsid w:val="000434FF"/>
    <w:rsid w:val="0004476B"/>
    <w:rsid w:val="00053A42"/>
    <w:rsid w:val="0005476F"/>
    <w:rsid w:val="000548D8"/>
    <w:rsid w:val="00057294"/>
    <w:rsid w:val="00062315"/>
    <w:rsid w:val="00063BBF"/>
    <w:rsid w:val="00066501"/>
    <w:rsid w:val="00067223"/>
    <w:rsid w:val="00067298"/>
    <w:rsid w:val="00072166"/>
    <w:rsid w:val="000731FE"/>
    <w:rsid w:val="00075CB1"/>
    <w:rsid w:val="000774DC"/>
    <w:rsid w:val="000826C8"/>
    <w:rsid w:val="00083D77"/>
    <w:rsid w:val="00087ADC"/>
    <w:rsid w:val="000913E0"/>
    <w:rsid w:val="00095281"/>
    <w:rsid w:val="000A03A8"/>
    <w:rsid w:val="000A49F3"/>
    <w:rsid w:val="000A5451"/>
    <w:rsid w:val="000B198E"/>
    <w:rsid w:val="000B3F38"/>
    <w:rsid w:val="000B7F8E"/>
    <w:rsid w:val="000C6DA3"/>
    <w:rsid w:val="000D1588"/>
    <w:rsid w:val="000D45A3"/>
    <w:rsid w:val="000D75C8"/>
    <w:rsid w:val="000E2337"/>
    <w:rsid w:val="000E727D"/>
    <w:rsid w:val="000F0055"/>
    <w:rsid w:val="000F12DE"/>
    <w:rsid w:val="000F5B14"/>
    <w:rsid w:val="000F6C71"/>
    <w:rsid w:val="000F6ECE"/>
    <w:rsid w:val="00103BB5"/>
    <w:rsid w:val="001053A6"/>
    <w:rsid w:val="00111399"/>
    <w:rsid w:val="00114D58"/>
    <w:rsid w:val="00117179"/>
    <w:rsid w:val="00117C3E"/>
    <w:rsid w:val="00122CB0"/>
    <w:rsid w:val="0012326A"/>
    <w:rsid w:val="00131D9A"/>
    <w:rsid w:val="00134B71"/>
    <w:rsid w:val="00134E32"/>
    <w:rsid w:val="00137033"/>
    <w:rsid w:val="00140988"/>
    <w:rsid w:val="0015149A"/>
    <w:rsid w:val="00155B4F"/>
    <w:rsid w:val="0016204B"/>
    <w:rsid w:val="001651C5"/>
    <w:rsid w:val="00167617"/>
    <w:rsid w:val="00170369"/>
    <w:rsid w:val="00170B6B"/>
    <w:rsid w:val="00180C18"/>
    <w:rsid w:val="0018334C"/>
    <w:rsid w:val="001938E7"/>
    <w:rsid w:val="00193AFE"/>
    <w:rsid w:val="00195968"/>
    <w:rsid w:val="001A14F8"/>
    <w:rsid w:val="001A68CF"/>
    <w:rsid w:val="001C2A30"/>
    <w:rsid w:val="001C413F"/>
    <w:rsid w:val="001C6F69"/>
    <w:rsid w:val="001D052C"/>
    <w:rsid w:val="001D59DD"/>
    <w:rsid w:val="001E08CB"/>
    <w:rsid w:val="001E5550"/>
    <w:rsid w:val="001E678E"/>
    <w:rsid w:val="001E73A0"/>
    <w:rsid w:val="001F14CB"/>
    <w:rsid w:val="001F50C5"/>
    <w:rsid w:val="00202FA9"/>
    <w:rsid w:val="00203684"/>
    <w:rsid w:val="00203BEC"/>
    <w:rsid w:val="00205311"/>
    <w:rsid w:val="00211DCF"/>
    <w:rsid w:val="00215AE4"/>
    <w:rsid w:val="002276A6"/>
    <w:rsid w:val="002332C5"/>
    <w:rsid w:val="002360B9"/>
    <w:rsid w:val="00242103"/>
    <w:rsid w:val="0025015E"/>
    <w:rsid w:val="00252AF3"/>
    <w:rsid w:val="00257EA6"/>
    <w:rsid w:val="00263785"/>
    <w:rsid w:val="00271AB8"/>
    <w:rsid w:val="00273566"/>
    <w:rsid w:val="00277EE5"/>
    <w:rsid w:val="00280010"/>
    <w:rsid w:val="00281827"/>
    <w:rsid w:val="00285446"/>
    <w:rsid w:val="002931D9"/>
    <w:rsid w:val="002958A9"/>
    <w:rsid w:val="002A1895"/>
    <w:rsid w:val="002A1F2D"/>
    <w:rsid w:val="002A321A"/>
    <w:rsid w:val="002A430F"/>
    <w:rsid w:val="002B7372"/>
    <w:rsid w:val="002C0EDB"/>
    <w:rsid w:val="002C19AA"/>
    <w:rsid w:val="002C29FC"/>
    <w:rsid w:val="002C3561"/>
    <w:rsid w:val="002C7F1E"/>
    <w:rsid w:val="002E2C77"/>
    <w:rsid w:val="002F727B"/>
    <w:rsid w:val="0030097A"/>
    <w:rsid w:val="00300D79"/>
    <w:rsid w:val="00303B91"/>
    <w:rsid w:val="003058AA"/>
    <w:rsid w:val="00307437"/>
    <w:rsid w:val="00311D31"/>
    <w:rsid w:val="0031300D"/>
    <w:rsid w:val="00313EF4"/>
    <w:rsid w:val="0031468A"/>
    <w:rsid w:val="00325458"/>
    <w:rsid w:val="00327965"/>
    <w:rsid w:val="003302E9"/>
    <w:rsid w:val="00332BCE"/>
    <w:rsid w:val="003336D6"/>
    <w:rsid w:val="00334273"/>
    <w:rsid w:val="0033428C"/>
    <w:rsid w:val="003409DF"/>
    <w:rsid w:val="00342082"/>
    <w:rsid w:val="0034223A"/>
    <w:rsid w:val="003423FA"/>
    <w:rsid w:val="003579E6"/>
    <w:rsid w:val="003604E1"/>
    <w:rsid w:val="00362B5D"/>
    <w:rsid w:val="0036593A"/>
    <w:rsid w:val="00375921"/>
    <w:rsid w:val="0038095F"/>
    <w:rsid w:val="00387E93"/>
    <w:rsid w:val="00390DD4"/>
    <w:rsid w:val="0039257C"/>
    <w:rsid w:val="003A1811"/>
    <w:rsid w:val="003A1DAB"/>
    <w:rsid w:val="003B1F0B"/>
    <w:rsid w:val="003B26AF"/>
    <w:rsid w:val="003B4871"/>
    <w:rsid w:val="003B6BEE"/>
    <w:rsid w:val="003D00A2"/>
    <w:rsid w:val="003D3707"/>
    <w:rsid w:val="003D3732"/>
    <w:rsid w:val="003D4585"/>
    <w:rsid w:val="003D68D9"/>
    <w:rsid w:val="003D7D79"/>
    <w:rsid w:val="003E473A"/>
    <w:rsid w:val="003E57CA"/>
    <w:rsid w:val="003F1237"/>
    <w:rsid w:val="003F4E91"/>
    <w:rsid w:val="004021A4"/>
    <w:rsid w:val="00402D62"/>
    <w:rsid w:val="004042F6"/>
    <w:rsid w:val="00404F63"/>
    <w:rsid w:val="00405136"/>
    <w:rsid w:val="00405AA7"/>
    <w:rsid w:val="00414019"/>
    <w:rsid w:val="00420F21"/>
    <w:rsid w:val="00422EE5"/>
    <w:rsid w:val="00432ADD"/>
    <w:rsid w:val="00435AFD"/>
    <w:rsid w:val="00440120"/>
    <w:rsid w:val="0044226C"/>
    <w:rsid w:val="00446FCA"/>
    <w:rsid w:val="00451BC8"/>
    <w:rsid w:val="004527E4"/>
    <w:rsid w:val="00453A0B"/>
    <w:rsid w:val="00456117"/>
    <w:rsid w:val="00461470"/>
    <w:rsid w:val="004617C1"/>
    <w:rsid w:val="0046191C"/>
    <w:rsid w:val="00461986"/>
    <w:rsid w:val="00464CD1"/>
    <w:rsid w:val="00464EA0"/>
    <w:rsid w:val="004655EF"/>
    <w:rsid w:val="0046588E"/>
    <w:rsid w:val="00465CB8"/>
    <w:rsid w:val="004732E2"/>
    <w:rsid w:val="00480B2C"/>
    <w:rsid w:val="00481A27"/>
    <w:rsid w:val="00482360"/>
    <w:rsid w:val="00484B92"/>
    <w:rsid w:val="00484C7A"/>
    <w:rsid w:val="00484DE2"/>
    <w:rsid w:val="00485F53"/>
    <w:rsid w:val="00492E12"/>
    <w:rsid w:val="004970EC"/>
    <w:rsid w:val="004A1110"/>
    <w:rsid w:val="004A60CE"/>
    <w:rsid w:val="004A61F1"/>
    <w:rsid w:val="004A6A41"/>
    <w:rsid w:val="004A71B2"/>
    <w:rsid w:val="004B4E67"/>
    <w:rsid w:val="004B6531"/>
    <w:rsid w:val="004B6C7A"/>
    <w:rsid w:val="004C071A"/>
    <w:rsid w:val="004C61F8"/>
    <w:rsid w:val="004D004D"/>
    <w:rsid w:val="004D0E2D"/>
    <w:rsid w:val="004E1A6A"/>
    <w:rsid w:val="004E365F"/>
    <w:rsid w:val="004E3C93"/>
    <w:rsid w:val="004E5F0E"/>
    <w:rsid w:val="004E6319"/>
    <w:rsid w:val="004E7FFB"/>
    <w:rsid w:val="004F0AEC"/>
    <w:rsid w:val="004F2286"/>
    <w:rsid w:val="004F4D2C"/>
    <w:rsid w:val="004F791E"/>
    <w:rsid w:val="004F7AA5"/>
    <w:rsid w:val="00500573"/>
    <w:rsid w:val="00502244"/>
    <w:rsid w:val="00505B27"/>
    <w:rsid w:val="005139A6"/>
    <w:rsid w:val="00514370"/>
    <w:rsid w:val="00515143"/>
    <w:rsid w:val="005170FF"/>
    <w:rsid w:val="00517260"/>
    <w:rsid w:val="005239F6"/>
    <w:rsid w:val="00523A0B"/>
    <w:rsid w:val="00525980"/>
    <w:rsid w:val="00527AB6"/>
    <w:rsid w:val="0053072F"/>
    <w:rsid w:val="00531222"/>
    <w:rsid w:val="00531A83"/>
    <w:rsid w:val="005324E3"/>
    <w:rsid w:val="0053282C"/>
    <w:rsid w:val="005328FC"/>
    <w:rsid w:val="005330B8"/>
    <w:rsid w:val="00534DE1"/>
    <w:rsid w:val="00535232"/>
    <w:rsid w:val="005354E6"/>
    <w:rsid w:val="00535E18"/>
    <w:rsid w:val="0053725F"/>
    <w:rsid w:val="00540B1E"/>
    <w:rsid w:val="00543884"/>
    <w:rsid w:val="00563353"/>
    <w:rsid w:val="00564A77"/>
    <w:rsid w:val="00564DF7"/>
    <w:rsid w:val="00570313"/>
    <w:rsid w:val="00571195"/>
    <w:rsid w:val="005774DD"/>
    <w:rsid w:val="00580858"/>
    <w:rsid w:val="0058309C"/>
    <w:rsid w:val="0059576D"/>
    <w:rsid w:val="005979FE"/>
    <w:rsid w:val="005A33B6"/>
    <w:rsid w:val="005A4247"/>
    <w:rsid w:val="005A5960"/>
    <w:rsid w:val="005B0DA4"/>
    <w:rsid w:val="005B4ED4"/>
    <w:rsid w:val="005B565D"/>
    <w:rsid w:val="005C0D58"/>
    <w:rsid w:val="005C45B6"/>
    <w:rsid w:val="005C4FEA"/>
    <w:rsid w:val="005D4064"/>
    <w:rsid w:val="005E09FB"/>
    <w:rsid w:val="005E5384"/>
    <w:rsid w:val="005E7CAD"/>
    <w:rsid w:val="006249CC"/>
    <w:rsid w:val="00626DFB"/>
    <w:rsid w:val="00627A22"/>
    <w:rsid w:val="00630794"/>
    <w:rsid w:val="00630B33"/>
    <w:rsid w:val="00633CA5"/>
    <w:rsid w:val="0063471E"/>
    <w:rsid w:val="00635533"/>
    <w:rsid w:val="0064570C"/>
    <w:rsid w:val="00647635"/>
    <w:rsid w:val="00647A9A"/>
    <w:rsid w:val="00652AF4"/>
    <w:rsid w:val="00653664"/>
    <w:rsid w:val="006552E4"/>
    <w:rsid w:val="00655B52"/>
    <w:rsid w:val="00662462"/>
    <w:rsid w:val="00663F29"/>
    <w:rsid w:val="00671285"/>
    <w:rsid w:val="0067160F"/>
    <w:rsid w:val="0067193C"/>
    <w:rsid w:val="00677550"/>
    <w:rsid w:val="00683E4C"/>
    <w:rsid w:val="006858F0"/>
    <w:rsid w:val="00687390"/>
    <w:rsid w:val="00690B67"/>
    <w:rsid w:val="00692E38"/>
    <w:rsid w:val="006934F1"/>
    <w:rsid w:val="00697069"/>
    <w:rsid w:val="00697563"/>
    <w:rsid w:val="006A040D"/>
    <w:rsid w:val="006A3B7E"/>
    <w:rsid w:val="006A5DAC"/>
    <w:rsid w:val="006A6F6F"/>
    <w:rsid w:val="006B27AC"/>
    <w:rsid w:val="006B445D"/>
    <w:rsid w:val="006B6B79"/>
    <w:rsid w:val="006B72CB"/>
    <w:rsid w:val="006C0CB4"/>
    <w:rsid w:val="006C365E"/>
    <w:rsid w:val="006C4C66"/>
    <w:rsid w:val="006D1A12"/>
    <w:rsid w:val="006D4C12"/>
    <w:rsid w:val="006D7688"/>
    <w:rsid w:val="006E18C4"/>
    <w:rsid w:val="006E28C7"/>
    <w:rsid w:val="006E6C22"/>
    <w:rsid w:val="006E6EB7"/>
    <w:rsid w:val="006F26AA"/>
    <w:rsid w:val="006F6DE5"/>
    <w:rsid w:val="007000C5"/>
    <w:rsid w:val="00705536"/>
    <w:rsid w:val="00712F95"/>
    <w:rsid w:val="00723F41"/>
    <w:rsid w:val="00725BCD"/>
    <w:rsid w:val="00725D43"/>
    <w:rsid w:val="00727267"/>
    <w:rsid w:val="007272AE"/>
    <w:rsid w:val="00732711"/>
    <w:rsid w:val="007346CC"/>
    <w:rsid w:val="007352BC"/>
    <w:rsid w:val="00735780"/>
    <w:rsid w:val="00737F9C"/>
    <w:rsid w:val="00745FD5"/>
    <w:rsid w:val="007500D0"/>
    <w:rsid w:val="007546E2"/>
    <w:rsid w:val="00763F4A"/>
    <w:rsid w:val="007701E1"/>
    <w:rsid w:val="0077085A"/>
    <w:rsid w:val="00772487"/>
    <w:rsid w:val="00782CF4"/>
    <w:rsid w:val="007866AD"/>
    <w:rsid w:val="00786B02"/>
    <w:rsid w:val="007909AE"/>
    <w:rsid w:val="00794F98"/>
    <w:rsid w:val="007A2413"/>
    <w:rsid w:val="007A4E7D"/>
    <w:rsid w:val="007A69EF"/>
    <w:rsid w:val="007A7309"/>
    <w:rsid w:val="007B0A62"/>
    <w:rsid w:val="007B10CC"/>
    <w:rsid w:val="007B215C"/>
    <w:rsid w:val="007B2B9A"/>
    <w:rsid w:val="007B7AFF"/>
    <w:rsid w:val="007C189A"/>
    <w:rsid w:val="007C252C"/>
    <w:rsid w:val="007C4428"/>
    <w:rsid w:val="007C5A10"/>
    <w:rsid w:val="007D029F"/>
    <w:rsid w:val="007D02EA"/>
    <w:rsid w:val="007D5A06"/>
    <w:rsid w:val="007D6ABD"/>
    <w:rsid w:val="007E4F54"/>
    <w:rsid w:val="008003A3"/>
    <w:rsid w:val="00800463"/>
    <w:rsid w:val="008029B8"/>
    <w:rsid w:val="00805993"/>
    <w:rsid w:val="00805E2F"/>
    <w:rsid w:val="00806678"/>
    <w:rsid w:val="00812762"/>
    <w:rsid w:val="00813167"/>
    <w:rsid w:val="0081610E"/>
    <w:rsid w:val="0081724B"/>
    <w:rsid w:val="00821246"/>
    <w:rsid w:val="008249E5"/>
    <w:rsid w:val="00825D27"/>
    <w:rsid w:val="008268FD"/>
    <w:rsid w:val="008275AD"/>
    <w:rsid w:val="00835CBC"/>
    <w:rsid w:val="0084138C"/>
    <w:rsid w:val="0084275E"/>
    <w:rsid w:val="008462D1"/>
    <w:rsid w:val="00854026"/>
    <w:rsid w:val="008562B6"/>
    <w:rsid w:val="00861B20"/>
    <w:rsid w:val="00870940"/>
    <w:rsid w:val="00873F7D"/>
    <w:rsid w:val="008743F9"/>
    <w:rsid w:val="008765C2"/>
    <w:rsid w:val="00877129"/>
    <w:rsid w:val="008819CC"/>
    <w:rsid w:val="00885EA5"/>
    <w:rsid w:val="00887C86"/>
    <w:rsid w:val="00893731"/>
    <w:rsid w:val="00893C5E"/>
    <w:rsid w:val="00896BDE"/>
    <w:rsid w:val="00897780"/>
    <w:rsid w:val="008A4F61"/>
    <w:rsid w:val="008A581F"/>
    <w:rsid w:val="008A5F7B"/>
    <w:rsid w:val="008B3380"/>
    <w:rsid w:val="008B5D37"/>
    <w:rsid w:val="008C3076"/>
    <w:rsid w:val="008D0CB2"/>
    <w:rsid w:val="008D4649"/>
    <w:rsid w:val="008D4667"/>
    <w:rsid w:val="008D5503"/>
    <w:rsid w:val="008E5486"/>
    <w:rsid w:val="008E7BB0"/>
    <w:rsid w:val="008F08E6"/>
    <w:rsid w:val="008F2223"/>
    <w:rsid w:val="008F3B91"/>
    <w:rsid w:val="008F77C8"/>
    <w:rsid w:val="008F7AED"/>
    <w:rsid w:val="009023F6"/>
    <w:rsid w:val="009212F3"/>
    <w:rsid w:val="009222A1"/>
    <w:rsid w:val="00927B33"/>
    <w:rsid w:val="009327F6"/>
    <w:rsid w:val="00934CA6"/>
    <w:rsid w:val="009366A0"/>
    <w:rsid w:val="009451C9"/>
    <w:rsid w:val="00950DE6"/>
    <w:rsid w:val="00951701"/>
    <w:rsid w:val="00954BDF"/>
    <w:rsid w:val="009619DE"/>
    <w:rsid w:val="00962ED5"/>
    <w:rsid w:val="00970111"/>
    <w:rsid w:val="009808D8"/>
    <w:rsid w:val="0098685C"/>
    <w:rsid w:val="00990C5D"/>
    <w:rsid w:val="009934A1"/>
    <w:rsid w:val="009950B5"/>
    <w:rsid w:val="009950BC"/>
    <w:rsid w:val="00996B53"/>
    <w:rsid w:val="009B22F7"/>
    <w:rsid w:val="009B40D5"/>
    <w:rsid w:val="009C1B4E"/>
    <w:rsid w:val="009D019F"/>
    <w:rsid w:val="009D2D25"/>
    <w:rsid w:val="009D3A10"/>
    <w:rsid w:val="009D62DD"/>
    <w:rsid w:val="009E310F"/>
    <w:rsid w:val="009F507B"/>
    <w:rsid w:val="00A01673"/>
    <w:rsid w:val="00A0479E"/>
    <w:rsid w:val="00A04EBE"/>
    <w:rsid w:val="00A137AE"/>
    <w:rsid w:val="00A1404A"/>
    <w:rsid w:val="00A20808"/>
    <w:rsid w:val="00A219D2"/>
    <w:rsid w:val="00A241D0"/>
    <w:rsid w:val="00A27DF1"/>
    <w:rsid w:val="00A30347"/>
    <w:rsid w:val="00A31A53"/>
    <w:rsid w:val="00A35B9A"/>
    <w:rsid w:val="00A452BA"/>
    <w:rsid w:val="00A50EA0"/>
    <w:rsid w:val="00A521C1"/>
    <w:rsid w:val="00A525E1"/>
    <w:rsid w:val="00A5550E"/>
    <w:rsid w:val="00A60371"/>
    <w:rsid w:val="00A647BD"/>
    <w:rsid w:val="00A66852"/>
    <w:rsid w:val="00A66DA5"/>
    <w:rsid w:val="00A729B0"/>
    <w:rsid w:val="00A81549"/>
    <w:rsid w:val="00A941B0"/>
    <w:rsid w:val="00A96363"/>
    <w:rsid w:val="00A9736A"/>
    <w:rsid w:val="00AA5209"/>
    <w:rsid w:val="00AA702D"/>
    <w:rsid w:val="00AB3C4B"/>
    <w:rsid w:val="00AB492F"/>
    <w:rsid w:val="00AB5C55"/>
    <w:rsid w:val="00AC0996"/>
    <w:rsid w:val="00AC3834"/>
    <w:rsid w:val="00AC596B"/>
    <w:rsid w:val="00AD0C02"/>
    <w:rsid w:val="00AD0E3B"/>
    <w:rsid w:val="00AD3495"/>
    <w:rsid w:val="00AD77D9"/>
    <w:rsid w:val="00AE2D28"/>
    <w:rsid w:val="00AE3DA6"/>
    <w:rsid w:val="00AE52B6"/>
    <w:rsid w:val="00AF03F6"/>
    <w:rsid w:val="00AF4FD8"/>
    <w:rsid w:val="00AF5674"/>
    <w:rsid w:val="00AF6A78"/>
    <w:rsid w:val="00AF7F2B"/>
    <w:rsid w:val="00B00C14"/>
    <w:rsid w:val="00B01243"/>
    <w:rsid w:val="00B05FAC"/>
    <w:rsid w:val="00B071E6"/>
    <w:rsid w:val="00B112EB"/>
    <w:rsid w:val="00B1208D"/>
    <w:rsid w:val="00B148D6"/>
    <w:rsid w:val="00B1551A"/>
    <w:rsid w:val="00B2191C"/>
    <w:rsid w:val="00B2618F"/>
    <w:rsid w:val="00B34896"/>
    <w:rsid w:val="00B3583A"/>
    <w:rsid w:val="00B35AA6"/>
    <w:rsid w:val="00B37553"/>
    <w:rsid w:val="00B40344"/>
    <w:rsid w:val="00B46496"/>
    <w:rsid w:val="00B47DCB"/>
    <w:rsid w:val="00B54919"/>
    <w:rsid w:val="00B6350E"/>
    <w:rsid w:val="00B6467C"/>
    <w:rsid w:val="00B65DA2"/>
    <w:rsid w:val="00B70FAD"/>
    <w:rsid w:val="00B77580"/>
    <w:rsid w:val="00B81F2C"/>
    <w:rsid w:val="00B906A1"/>
    <w:rsid w:val="00B92F4F"/>
    <w:rsid w:val="00B93076"/>
    <w:rsid w:val="00B933D2"/>
    <w:rsid w:val="00BA093E"/>
    <w:rsid w:val="00BA2761"/>
    <w:rsid w:val="00BA2850"/>
    <w:rsid w:val="00BA2851"/>
    <w:rsid w:val="00BB2B7B"/>
    <w:rsid w:val="00BB3886"/>
    <w:rsid w:val="00BB5D50"/>
    <w:rsid w:val="00BB6262"/>
    <w:rsid w:val="00BC003E"/>
    <w:rsid w:val="00BC1020"/>
    <w:rsid w:val="00BC164F"/>
    <w:rsid w:val="00BC1D27"/>
    <w:rsid w:val="00BC3854"/>
    <w:rsid w:val="00BC6E2D"/>
    <w:rsid w:val="00BD0919"/>
    <w:rsid w:val="00BD6EE8"/>
    <w:rsid w:val="00BE12EC"/>
    <w:rsid w:val="00BE1613"/>
    <w:rsid w:val="00BE465C"/>
    <w:rsid w:val="00BE4E3A"/>
    <w:rsid w:val="00BF78AD"/>
    <w:rsid w:val="00C07CA7"/>
    <w:rsid w:val="00C14025"/>
    <w:rsid w:val="00C1645F"/>
    <w:rsid w:val="00C20BB2"/>
    <w:rsid w:val="00C25564"/>
    <w:rsid w:val="00C25AFA"/>
    <w:rsid w:val="00C265FF"/>
    <w:rsid w:val="00C472B8"/>
    <w:rsid w:val="00C54D2D"/>
    <w:rsid w:val="00C63F62"/>
    <w:rsid w:val="00C67E65"/>
    <w:rsid w:val="00C71A60"/>
    <w:rsid w:val="00C73FA2"/>
    <w:rsid w:val="00C74027"/>
    <w:rsid w:val="00C75A71"/>
    <w:rsid w:val="00C816A4"/>
    <w:rsid w:val="00C81992"/>
    <w:rsid w:val="00C82179"/>
    <w:rsid w:val="00C87D69"/>
    <w:rsid w:val="00C9289E"/>
    <w:rsid w:val="00C93BD5"/>
    <w:rsid w:val="00C9465C"/>
    <w:rsid w:val="00C94B39"/>
    <w:rsid w:val="00C9634C"/>
    <w:rsid w:val="00C9681D"/>
    <w:rsid w:val="00CA01BB"/>
    <w:rsid w:val="00CA02DA"/>
    <w:rsid w:val="00CA0757"/>
    <w:rsid w:val="00CA086E"/>
    <w:rsid w:val="00CA1717"/>
    <w:rsid w:val="00CA6094"/>
    <w:rsid w:val="00CB1542"/>
    <w:rsid w:val="00CB25DD"/>
    <w:rsid w:val="00CB6551"/>
    <w:rsid w:val="00CC09E1"/>
    <w:rsid w:val="00CC0D66"/>
    <w:rsid w:val="00CC113F"/>
    <w:rsid w:val="00CC2D2F"/>
    <w:rsid w:val="00CE00B1"/>
    <w:rsid w:val="00CE0B71"/>
    <w:rsid w:val="00CE26A1"/>
    <w:rsid w:val="00CE3776"/>
    <w:rsid w:val="00CE72B3"/>
    <w:rsid w:val="00CF5B52"/>
    <w:rsid w:val="00CF5E74"/>
    <w:rsid w:val="00D02C8A"/>
    <w:rsid w:val="00D042EB"/>
    <w:rsid w:val="00D05476"/>
    <w:rsid w:val="00D068E7"/>
    <w:rsid w:val="00D06CE9"/>
    <w:rsid w:val="00D07645"/>
    <w:rsid w:val="00D16FD9"/>
    <w:rsid w:val="00D174D6"/>
    <w:rsid w:val="00D21087"/>
    <w:rsid w:val="00D24A1A"/>
    <w:rsid w:val="00D25C1F"/>
    <w:rsid w:val="00D267D6"/>
    <w:rsid w:val="00D345AF"/>
    <w:rsid w:val="00D35EC5"/>
    <w:rsid w:val="00D37886"/>
    <w:rsid w:val="00D40437"/>
    <w:rsid w:val="00D45C64"/>
    <w:rsid w:val="00D5132B"/>
    <w:rsid w:val="00D518EE"/>
    <w:rsid w:val="00D626CA"/>
    <w:rsid w:val="00D65EFD"/>
    <w:rsid w:val="00D70E9E"/>
    <w:rsid w:val="00D72501"/>
    <w:rsid w:val="00D767F1"/>
    <w:rsid w:val="00D77DA5"/>
    <w:rsid w:val="00D8323A"/>
    <w:rsid w:val="00D83ABC"/>
    <w:rsid w:val="00D83B4A"/>
    <w:rsid w:val="00D87346"/>
    <w:rsid w:val="00D92A15"/>
    <w:rsid w:val="00D94254"/>
    <w:rsid w:val="00DA1A5C"/>
    <w:rsid w:val="00DA27F9"/>
    <w:rsid w:val="00DA6CF3"/>
    <w:rsid w:val="00DA6F7A"/>
    <w:rsid w:val="00DB2675"/>
    <w:rsid w:val="00DB60C2"/>
    <w:rsid w:val="00DC5B83"/>
    <w:rsid w:val="00DC6025"/>
    <w:rsid w:val="00DC6B50"/>
    <w:rsid w:val="00DD060F"/>
    <w:rsid w:val="00DD0653"/>
    <w:rsid w:val="00DE1C55"/>
    <w:rsid w:val="00DE352F"/>
    <w:rsid w:val="00DE3703"/>
    <w:rsid w:val="00DE3796"/>
    <w:rsid w:val="00DE63BD"/>
    <w:rsid w:val="00DF436D"/>
    <w:rsid w:val="00DF6588"/>
    <w:rsid w:val="00E02C06"/>
    <w:rsid w:val="00E04653"/>
    <w:rsid w:val="00E102BF"/>
    <w:rsid w:val="00E13D90"/>
    <w:rsid w:val="00E14767"/>
    <w:rsid w:val="00E15C59"/>
    <w:rsid w:val="00E15E9B"/>
    <w:rsid w:val="00E24979"/>
    <w:rsid w:val="00E2516C"/>
    <w:rsid w:val="00E263BE"/>
    <w:rsid w:val="00E31D90"/>
    <w:rsid w:val="00E33F41"/>
    <w:rsid w:val="00E34079"/>
    <w:rsid w:val="00E34608"/>
    <w:rsid w:val="00E347E0"/>
    <w:rsid w:val="00E358B5"/>
    <w:rsid w:val="00E5172E"/>
    <w:rsid w:val="00E542A0"/>
    <w:rsid w:val="00E5629E"/>
    <w:rsid w:val="00E61CF2"/>
    <w:rsid w:val="00E6224A"/>
    <w:rsid w:val="00E62C16"/>
    <w:rsid w:val="00E62D83"/>
    <w:rsid w:val="00E63395"/>
    <w:rsid w:val="00E744B4"/>
    <w:rsid w:val="00E75EC1"/>
    <w:rsid w:val="00E765B8"/>
    <w:rsid w:val="00E76628"/>
    <w:rsid w:val="00E775C0"/>
    <w:rsid w:val="00E77F30"/>
    <w:rsid w:val="00E81C8D"/>
    <w:rsid w:val="00E81ED0"/>
    <w:rsid w:val="00E8264D"/>
    <w:rsid w:val="00E8452C"/>
    <w:rsid w:val="00E8555D"/>
    <w:rsid w:val="00E93DF9"/>
    <w:rsid w:val="00E95B03"/>
    <w:rsid w:val="00EA01BD"/>
    <w:rsid w:val="00EA7AAE"/>
    <w:rsid w:val="00EB0369"/>
    <w:rsid w:val="00EC1CD7"/>
    <w:rsid w:val="00EC34FC"/>
    <w:rsid w:val="00ED1AA1"/>
    <w:rsid w:val="00ED2780"/>
    <w:rsid w:val="00ED2A04"/>
    <w:rsid w:val="00ED4849"/>
    <w:rsid w:val="00EE09A2"/>
    <w:rsid w:val="00EE1BC7"/>
    <w:rsid w:val="00EE4A75"/>
    <w:rsid w:val="00EE6731"/>
    <w:rsid w:val="00EE6A15"/>
    <w:rsid w:val="00EF02FE"/>
    <w:rsid w:val="00EF03FE"/>
    <w:rsid w:val="00EF0D9F"/>
    <w:rsid w:val="00EF1427"/>
    <w:rsid w:val="00F0310C"/>
    <w:rsid w:val="00F04393"/>
    <w:rsid w:val="00F061C2"/>
    <w:rsid w:val="00F103C7"/>
    <w:rsid w:val="00F146C4"/>
    <w:rsid w:val="00F15A9A"/>
    <w:rsid w:val="00F1792B"/>
    <w:rsid w:val="00F26606"/>
    <w:rsid w:val="00F26A4D"/>
    <w:rsid w:val="00F34DED"/>
    <w:rsid w:val="00F441C5"/>
    <w:rsid w:val="00F45F2D"/>
    <w:rsid w:val="00F54A2C"/>
    <w:rsid w:val="00F564F0"/>
    <w:rsid w:val="00F56564"/>
    <w:rsid w:val="00F565F3"/>
    <w:rsid w:val="00F56854"/>
    <w:rsid w:val="00F5730F"/>
    <w:rsid w:val="00F57CA8"/>
    <w:rsid w:val="00F62E72"/>
    <w:rsid w:val="00F726EF"/>
    <w:rsid w:val="00F82D2A"/>
    <w:rsid w:val="00F907AF"/>
    <w:rsid w:val="00F929D9"/>
    <w:rsid w:val="00F96C30"/>
    <w:rsid w:val="00FA0C5A"/>
    <w:rsid w:val="00FA0D23"/>
    <w:rsid w:val="00FA5207"/>
    <w:rsid w:val="00FA6C26"/>
    <w:rsid w:val="00FC1853"/>
    <w:rsid w:val="00FC4BC3"/>
    <w:rsid w:val="00FC7B77"/>
    <w:rsid w:val="00FD1CA5"/>
    <w:rsid w:val="00FD225A"/>
    <w:rsid w:val="00FD4C09"/>
    <w:rsid w:val="00FE0B53"/>
    <w:rsid w:val="00FE1652"/>
    <w:rsid w:val="00FE2F2D"/>
    <w:rsid w:val="00FE4633"/>
    <w:rsid w:val="00FE4B11"/>
    <w:rsid w:val="00FF14CF"/>
    <w:rsid w:val="00FF550F"/>
  </w:rsids>
  <m:mathPr>
    <m:mathFont m:val="Cambria Math"/>
    <m:brkBin m:val="before"/>
    <m:brkBinSub m:val="--"/>
    <m:smallFrac m:val="0"/>
    <m:dispDef/>
    <m:lMargin m:val="0"/>
    <m:rMargin m:val="0"/>
    <m:defJc m:val="centerGroup"/>
    <m:wrapIndent m:val="1440"/>
    <m:intLim m:val="subSup"/>
    <m:naryLim m:val="undOvr"/>
  </m:mathPr>
  <w:themeFontLang w:val="en-GB"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437621"/>
  <w15:docId w15:val="{95FC37E2-2E91-4827-904F-F9FF98374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26C8"/>
    <w:pPr>
      <w:spacing w:after="120"/>
    </w:pPr>
    <w:rPr>
      <w:lang w:val="en-GB"/>
    </w:rPr>
  </w:style>
  <w:style w:type="paragraph" w:styleId="Heading1">
    <w:name w:val="heading 1"/>
    <w:basedOn w:val="Normal"/>
    <w:next w:val="Normal"/>
    <w:link w:val="Heading1Char"/>
    <w:uiPriority w:val="9"/>
    <w:qFormat/>
    <w:rsid w:val="00687390"/>
    <w:pPr>
      <w:keepNext/>
      <w:keepLines/>
      <w:spacing w:before="24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4C61F8"/>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4C61F8"/>
    <w:pPr>
      <w:keepNext/>
      <w:keepLines/>
      <w:spacing w:before="12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C61F8"/>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AA5209"/>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520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52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5209"/>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A52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5209"/>
    <w:pPr>
      <w:ind w:left="720"/>
      <w:contextualSpacing/>
    </w:pPr>
  </w:style>
  <w:style w:type="character" w:styleId="CommentReference">
    <w:name w:val="annotation reference"/>
    <w:basedOn w:val="DefaultParagraphFont"/>
    <w:uiPriority w:val="99"/>
    <w:semiHidden/>
    <w:unhideWhenUsed/>
    <w:rsid w:val="00AD3495"/>
    <w:rPr>
      <w:sz w:val="16"/>
      <w:szCs w:val="16"/>
    </w:rPr>
  </w:style>
  <w:style w:type="paragraph" w:styleId="CommentText">
    <w:name w:val="annotation text"/>
    <w:basedOn w:val="Normal"/>
    <w:link w:val="CommentTextChar"/>
    <w:uiPriority w:val="99"/>
    <w:unhideWhenUsed/>
    <w:rsid w:val="00AD3495"/>
  </w:style>
  <w:style w:type="character" w:customStyle="1" w:styleId="CommentTextChar">
    <w:name w:val="Comment Text Char"/>
    <w:basedOn w:val="DefaultParagraphFont"/>
    <w:link w:val="CommentText"/>
    <w:uiPriority w:val="99"/>
    <w:rsid w:val="00AD3495"/>
    <w:rPr>
      <w:rFonts w:ascii="Times New Roman" w:eastAsia="MS Mincho" w:hAnsi="Times New Roman" w:cs="Times New Roman"/>
      <w:sz w:val="20"/>
      <w:szCs w:val="20"/>
      <w:lang w:val="en-GB" w:eastAsia="ja-JP"/>
    </w:rPr>
  </w:style>
  <w:style w:type="paragraph" w:styleId="CommentSubject">
    <w:name w:val="annotation subject"/>
    <w:basedOn w:val="CommentText"/>
    <w:next w:val="CommentText"/>
    <w:link w:val="CommentSubjectChar"/>
    <w:uiPriority w:val="99"/>
    <w:semiHidden/>
    <w:unhideWhenUsed/>
    <w:rsid w:val="00AD3495"/>
    <w:rPr>
      <w:b/>
      <w:bCs/>
    </w:rPr>
  </w:style>
  <w:style w:type="character" w:customStyle="1" w:styleId="CommentSubjectChar">
    <w:name w:val="Comment Subject Char"/>
    <w:basedOn w:val="CommentTextChar"/>
    <w:link w:val="CommentSubject"/>
    <w:uiPriority w:val="99"/>
    <w:semiHidden/>
    <w:rsid w:val="00AD3495"/>
    <w:rPr>
      <w:rFonts w:ascii="Times New Roman" w:eastAsia="MS Mincho" w:hAnsi="Times New Roman" w:cs="Times New Roman"/>
      <w:b/>
      <w:bCs/>
      <w:sz w:val="20"/>
      <w:szCs w:val="20"/>
      <w:lang w:val="en-GB" w:eastAsia="ja-JP"/>
    </w:rPr>
  </w:style>
  <w:style w:type="paragraph" w:styleId="BalloonText">
    <w:name w:val="Balloon Text"/>
    <w:basedOn w:val="Normal"/>
    <w:link w:val="BalloonTextChar"/>
    <w:uiPriority w:val="99"/>
    <w:semiHidden/>
    <w:unhideWhenUsed/>
    <w:rsid w:val="00AD3495"/>
    <w:rPr>
      <w:rFonts w:ascii="Tahoma" w:hAnsi="Tahoma" w:cs="Tahoma"/>
      <w:sz w:val="16"/>
      <w:szCs w:val="16"/>
    </w:rPr>
  </w:style>
  <w:style w:type="character" w:customStyle="1" w:styleId="BalloonTextChar">
    <w:name w:val="Balloon Text Char"/>
    <w:basedOn w:val="DefaultParagraphFont"/>
    <w:link w:val="BalloonText"/>
    <w:uiPriority w:val="99"/>
    <w:semiHidden/>
    <w:rsid w:val="00AD3495"/>
    <w:rPr>
      <w:rFonts w:ascii="Tahoma" w:eastAsia="MS Mincho" w:hAnsi="Tahoma" w:cs="Tahoma"/>
      <w:sz w:val="16"/>
      <w:szCs w:val="16"/>
      <w:lang w:val="en-GB" w:eastAsia="ja-JP"/>
    </w:rPr>
  </w:style>
  <w:style w:type="paragraph" w:styleId="Header">
    <w:name w:val="header"/>
    <w:basedOn w:val="Normal"/>
    <w:link w:val="HeaderChar"/>
    <w:unhideWhenUsed/>
    <w:rsid w:val="00D65EFD"/>
    <w:pPr>
      <w:tabs>
        <w:tab w:val="center" w:pos="4680"/>
        <w:tab w:val="right" w:pos="9360"/>
      </w:tabs>
    </w:pPr>
  </w:style>
  <w:style w:type="character" w:customStyle="1" w:styleId="HeaderChar">
    <w:name w:val="Header Char"/>
    <w:basedOn w:val="DefaultParagraphFont"/>
    <w:link w:val="Header"/>
    <w:rsid w:val="00D65EFD"/>
    <w:rPr>
      <w:rFonts w:ascii="Times New Roman" w:eastAsia="MS Mincho" w:hAnsi="Times New Roman" w:cs="Times New Roman"/>
      <w:sz w:val="20"/>
      <w:szCs w:val="20"/>
      <w:lang w:val="en-GB" w:eastAsia="ja-JP"/>
    </w:rPr>
  </w:style>
  <w:style w:type="paragraph" w:styleId="Footer">
    <w:name w:val="footer"/>
    <w:basedOn w:val="Normal"/>
    <w:link w:val="FooterChar"/>
    <w:uiPriority w:val="99"/>
    <w:unhideWhenUsed/>
    <w:rsid w:val="00D65EFD"/>
    <w:pPr>
      <w:tabs>
        <w:tab w:val="center" w:pos="4680"/>
        <w:tab w:val="right" w:pos="9360"/>
      </w:tabs>
    </w:pPr>
  </w:style>
  <w:style w:type="character" w:customStyle="1" w:styleId="FooterChar">
    <w:name w:val="Footer Char"/>
    <w:basedOn w:val="DefaultParagraphFont"/>
    <w:link w:val="Footer"/>
    <w:uiPriority w:val="99"/>
    <w:rsid w:val="00D65EFD"/>
    <w:rPr>
      <w:rFonts w:ascii="Times New Roman" w:eastAsia="MS Mincho" w:hAnsi="Times New Roman" w:cs="Times New Roman"/>
      <w:sz w:val="20"/>
      <w:szCs w:val="20"/>
      <w:lang w:val="en-GB" w:eastAsia="ja-JP"/>
    </w:rPr>
  </w:style>
  <w:style w:type="table" w:styleId="TableGrid">
    <w:name w:val="Table Grid"/>
    <w:basedOn w:val="TableNormal"/>
    <w:uiPriority w:val="59"/>
    <w:rsid w:val="00BC6E2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687390"/>
    <w:rPr>
      <w:rFonts w:asciiTheme="majorHAnsi" w:eastAsiaTheme="majorEastAsia" w:hAnsiTheme="majorHAnsi" w:cstheme="majorBidi"/>
      <w:b/>
      <w:bCs/>
      <w:sz w:val="28"/>
      <w:szCs w:val="28"/>
      <w:lang w:val="en-GB"/>
    </w:rPr>
  </w:style>
  <w:style w:type="paragraph" w:styleId="Title">
    <w:name w:val="Title"/>
    <w:basedOn w:val="Normal"/>
    <w:next w:val="Normal"/>
    <w:link w:val="TitleChar"/>
    <w:uiPriority w:val="10"/>
    <w:qFormat/>
    <w:rsid w:val="00AA5209"/>
    <w:pPr>
      <w:pBdr>
        <w:bottom w:val="single" w:sz="8" w:space="4" w:color="A0203B"/>
      </w:pBdr>
      <w:spacing w:after="300" w:line="240" w:lineRule="auto"/>
      <w:contextualSpacing/>
      <w:jc w:val="center"/>
    </w:pPr>
    <w:rPr>
      <w:rFonts w:asciiTheme="majorHAnsi" w:eastAsiaTheme="majorEastAsia" w:hAnsiTheme="majorHAnsi" w:cstheme="majorBidi"/>
      <w:color w:val="A0203B"/>
      <w:spacing w:val="5"/>
      <w:kern w:val="28"/>
      <w:sz w:val="48"/>
      <w:szCs w:val="44"/>
    </w:rPr>
  </w:style>
  <w:style w:type="character" w:customStyle="1" w:styleId="TitleChar">
    <w:name w:val="Title Char"/>
    <w:basedOn w:val="DefaultParagraphFont"/>
    <w:link w:val="Title"/>
    <w:uiPriority w:val="10"/>
    <w:rsid w:val="00AA5209"/>
    <w:rPr>
      <w:rFonts w:asciiTheme="majorHAnsi" w:eastAsiaTheme="majorEastAsia" w:hAnsiTheme="majorHAnsi" w:cstheme="majorBidi"/>
      <w:color w:val="A0203B"/>
      <w:spacing w:val="5"/>
      <w:kern w:val="28"/>
      <w:sz w:val="48"/>
      <w:szCs w:val="44"/>
    </w:rPr>
  </w:style>
  <w:style w:type="paragraph" w:styleId="FootnoteText">
    <w:name w:val="footnote text"/>
    <w:aliases w:val="FOOTNOTES,fn,single space,Footnote Text1,Fodnotetekst Tegn,footnote text Char,Fodnotetekst Tegn Char,single space Char,footnote text Char Char Char,Fodnotetekst Tegn Char1,single space Char1,footnote text Char Char1,f,Geneva 9"/>
    <w:basedOn w:val="Normal"/>
    <w:link w:val="FootnoteTextChar"/>
    <w:uiPriority w:val="99"/>
    <w:unhideWhenUsed/>
    <w:rsid w:val="00D83ABC"/>
    <w:pPr>
      <w:spacing w:after="0"/>
    </w:pPr>
    <w:rPr>
      <w:sz w:val="20"/>
    </w:rPr>
  </w:style>
  <w:style w:type="character" w:customStyle="1" w:styleId="FootnoteTextChar">
    <w:name w:val="Footnote Text Char"/>
    <w:aliases w:val="FOOTNOTES Char,fn Char,single space Char2,Footnote Text1 Char,Fodnotetekst Tegn Char2,footnote text Char Char,Fodnotetekst Tegn Char Char,single space Char Char,footnote text Char Char Char Char,Fodnotetekst Tegn Char1 Char,f Char"/>
    <w:basedOn w:val="DefaultParagraphFont"/>
    <w:link w:val="FootnoteText"/>
    <w:uiPriority w:val="99"/>
    <w:rsid w:val="00D83ABC"/>
    <w:rPr>
      <w:rFonts w:asciiTheme="minorHAnsi" w:eastAsia="MS Mincho" w:hAnsiTheme="minorHAnsi" w:cs="Times New Roman"/>
      <w:lang w:val="en-GB" w:eastAsia="ja-JP"/>
    </w:rPr>
  </w:style>
  <w:style w:type="character" w:styleId="FootnoteReference">
    <w:name w:val="footnote reference"/>
    <w:aliases w:val="16 Point,Superscript 6 Point,ftref"/>
    <w:basedOn w:val="DefaultParagraphFont"/>
    <w:uiPriority w:val="99"/>
    <w:unhideWhenUsed/>
    <w:rsid w:val="00D83ABC"/>
    <w:rPr>
      <w:vertAlign w:val="superscript"/>
    </w:rPr>
  </w:style>
  <w:style w:type="character" w:styleId="Hyperlink">
    <w:name w:val="Hyperlink"/>
    <w:basedOn w:val="DefaultParagraphFont"/>
    <w:uiPriority w:val="99"/>
    <w:unhideWhenUsed/>
    <w:rsid w:val="0025015E"/>
    <w:rPr>
      <w:color w:val="0000FF"/>
      <w:u w:val="single"/>
    </w:rPr>
  </w:style>
  <w:style w:type="character" w:customStyle="1" w:styleId="Heading2Char">
    <w:name w:val="Heading 2 Char"/>
    <w:basedOn w:val="DefaultParagraphFont"/>
    <w:link w:val="Heading2"/>
    <w:uiPriority w:val="9"/>
    <w:rsid w:val="004C61F8"/>
    <w:rPr>
      <w:rFonts w:asciiTheme="majorHAnsi" w:eastAsiaTheme="majorEastAsia" w:hAnsiTheme="majorHAnsi" w:cstheme="majorBidi"/>
      <w:b/>
      <w:bCs/>
      <w:sz w:val="26"/>
      <w:szCs w:val="26"/>
      <w:lang w:val="en-GB"/>
    </w:rPr>
  </w:style>
  <w:style w:type="paragraph" w:styleId="DocumentMap">
    <w:name w:val="Document Map"/>
    <w:basedOn w:val="Normal"/>
    <w:link w:val="DocumentMapChar"/>
    <w:uiPriority w:val="99"/>
    <w:semiHidden/>
    <w:unhideWhenUsed/>
    <w:rsid w:val="00B2618F"/>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B2618F"/>
    <w:rPr>
      <w:rFonts w:ascii="Tahoma" w:eastAsia="MS Mincho" w:hAnsi="Tahoma" w:cs="Tahoma"/>
      <w:sz w:val="16"/>
      <w:szCs w:val="16"/>
      <w:lang w:val="en-GB" w:eastAsia="ja-JP"/>
    </w:rPr>
  </w:style>
  <w:style w:type="character" w:styleId="IntenseEmphasis">
    <w:name w:val="Intense Emphasis"/>
    <w:basedOn w:val="DefaultParagraphFont"/>
    <w:uiPriority w:val="21"/>
    <w:qFormat/>
    <w:rsid w:val="00AA5209"/>
    <w:rPr>
      <w:b/>
      <w:bCs/>
      <w:i/>
      <w:iCs/>
      <w:color w:val="4F81BD" w:themeColor="accent1"/>
    </w:rPr>
  </w:style>
  <w:style w:type="character" w:customStyle="1" w:styleId="Heading3Char">
    <w:name w:val="Heading 3 Char"/>
    <w:basedOn w:val="DefaultParagraphFont"/>
    <w:link w:val="Heading3"/>
    <w:uiPriority w:val="9"/>
    <w:rsid w:val="004C61F8"/>
    <w:rPr>
      <w:rFonts w:asciiTheme="majorHAnsi" w:eastAsiaTheme="majorEastAsia" w:hAnsiTheme="majorHAnsi" w:cstheme="majorBidi"/>
      <w:b/>
      <w:bCs/>
      <w:lang w:val="en-GB"/>
    </w:rPr>
  </w:style>
  <w:style w:type="paragraph" w:customStyle="1" w:styleId="Default">
    <w:name w:val="Default"/>
    <w:qFormat/>
    <w:rsid w:val="000252C0"/>
    <w:pPr>
      <w:widowControl w:val="0"/>
      <w:autoSpaceDE w:val="0"/>
      <w:autoSpaceDN w:val="0"/>
      <w:adjustRightInd w:val="0"/>
    </w:pPr>
    <w:rPr>
      <w:rFonts w:ascii="BADOEP+TimesNewRoman,Bold" w:hAnsi="BADOEP+TimesNewRoman,Bold" w:cs="BADOEP+TimesNewRoman,Bold"/>
      <w:color w:val="000000"/>
      <w:sz w:val="24"/>
      <w:szCs w:val="24"/>
    </w:rPr>
  </w:style>
  <w:style w:type="paragraph" w:customStyle="1" w:styleId="CM27">
    <w:name w:val="CM27"/>
    <w:basedOn w:val="Default"/>
    <w:next w:val="Default"/>
    <w:uiPriority w:val="99"/>
    <w:rsid w:val="000252C0"/>
    <w:pPr>
      <w:spacing w:after="258"/>
    </w:pPr>
    <w:rPr>
      <w:rFonts w:cstheme="minorBidi"/>
      <w:color w:val="auto"/>
    </w:rPr>
  </w:style>
  <w:style w:type="paragraph" w:customStyle="1" w:styleId="CM28">
    <w:name w:val="CM28"/>
    <w:basedOn w:val="Default"/>
    <w:next w:val="Default"/>
    <w:uiPriority w:val="99"/>
    <w:rsid w:val="000252C0"/>
    <w:pPr>
      <w:spacing w:after="128"/>
    </w:pPr>
    <w:rPr>
      <w:rFonts w:cstheme="minorBidi"/>
      <w:color w:val="auto"/>
    </w:rPr>
  </w:style>
  <w:style w:type="paragraph" w:customStyle="1" w:styleId="CM6">
    <w:name w:val="CM6"/>
    <w:basedOn w:val="Default"/>
    <w:next w:val="Default"/>
    <w:uiPriority w:val="99"/>
    <w:rsid w:val="00242103"/>
    <w:pPr>
      <w:spacing w:line="253" w:lineRule="atLeast"/>
    </w:pPr>
    <w:rPr>
      <w:rFonts w:cstheme="minorBidi"/>
      <w:color w:val="auto"/>
    </w:rPr>
  </w:style>
  <w:style w:type="paragraph" w:customStyle="1" w:styleId="CM30">
    <w:name w:val="CM30"/>
    <w:basedOn w:val="Default"/>
    <w:next w:val="Default"/>
    <w:uiPriority w:val="99"/>
    <w:rsid w:val="00812762"/>
    <w:pPr>
      <w:spacing w:after="330"/>
    </w:pPr>
    <w:rPr>
      <w:rFonts w:cstheme="minorBidi"/>
      <w:color w:val="auto"/>
    </w:rPr>
  </w:style>
  <w:style w:type="character" w:customStyle="1" w:styleId="Heading4Char">
    <w:name w:val="Heading 4 Char"/>
    <w:basedOn w:val="DefaultParagraphFont"/>
    <w:link w:val="Heading4"/>
    <w:uiPriority w:val="9"/>
    <w:rsid w:val="004C61F8"/>
    <w:rPr>
      <w:rFonts w:asciiTheme="majorHAnsi" w:eastAsiaTheme="majorEastAsia" w:hAnsiTheme="majorHAnsi" w:cstheme="majorBidi"/>
      <w:b/>
      <w:bCs/>
      <w:i/>
      <w:iCs/>
      <w:lang w:val="en-GB"/>
    </w:rPr>
  </w:style>
  <w:style w:type="character" w:customStyle="1" w:styleId="Heading5Char">
    <w:name w:val="Heading 5 Char"/>
    <w:basedOn w:val="DefaultParagraphFont"/>
    <w:link w:val="Heading5"/>
    <w:uiPriority w:val="9"/>
    <w:semiHidden/>
    <w:rsid w:val="00AA520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A520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A52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A5209"/>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A520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AA5209"/>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AA52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A5209"/>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A5209"/>
    <w:rPr>
      <w:b/>
      <w:bCs/>
    </w:rPr>
  </w:style>
  <w:style w:type="character" w:styleId="Emphasis">
    <w:name w:val="Emphasis"/>
    <w:basedOn w:val="DefaultParagraphFont"/>
    <w:uiPriority w:val="20"/>
    <w:qFormat/>
    <w:rsid w:val="00AA5209"/>
    <w:rPr>
      <w:i/>
      <w:iCs/>
    </w:rPr>
  </w:style>
  <w:style w:type="paragraph" w:styleId="NoSpacing">
    <w:name w:val="No Spacing"/>
    <w:uiPriority w:val="1"/>
    <w:qFormat/>
    <w:rsid w:val="00AA5209"/>
    <w:pPr>
      <w:spacing w:after="0" w:line="240" w:lineRule="auto"/>
    </w:pPr>
  </w:style>
  <w:style w:type="paragraph" w:styleId="Quote">
    <w:name w:val="Quote"/>
    <w:basedOn w:val="Normal"/>
    <w:next w:val="Normal"/>
    <w:link w:val="QuoteChar"/>
    <w:uiPriority w:val="29"/>
    <w:qFormat/>
    <w:rsid w:val="00AA5209"/>
    <w:rPr>
      <w:i/>
      <w:iCs/>
      <w:color w:val="000000" w:themeColor="text1"/>
    </w:rPr>
  </w:style>
  <w:style w:type="character" w:customStyle="1" w:styleId="QuoteChar">
    <w:name w:val="Quote Char"/>
    <w:basedOn w:val="DefaultParagraphFont"/>
    <w:link w:val="Quote"/>
    <w:uiPriority w:val="29"/>
    <w:rsid w:val="00AA5209"/>
    <w:rPr>
      <w:i/>
      <w:iCs/>
      <w:color w:val="000000" w:themeColor="text1"/>
    </w:rPr>
  </w:style>
  <w:style w:type="paragraph" w:styleId="IntenseQuote">
    <w:name w:val="Intense Quote"/>
    <w:basedOn w:val="Normal"/>
    <w:next w:val="Normal"/>
    <w:link w:val="IntenseQuoteChar"/>
    <w:uiPriority w:val="30"/>
    <w:qFormat/>
    <w:rsid w:val="00AA520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A5209"/>
    <w:rPr>
      <w:b/>
      <w:bCs/>
      <w:i/>
      <w:iCs/>
      <w:color w:val="4F81BD" w:themeColor="accent1"/>
    </w:rPr>
  </w:style>
  <w:style w:type="character" w:styleId="SubtleEmphasis">
    <w:name w:val="Subtle Emphasis"/>
    <w:basedOn w:val="DefaultParagraphFont"/>
    <w:uiPriority w:val="19"/>
    <w:qFormat/>
    <w:rsid w:val="00AA5209"/>
    <w:rPr>
      <w:i/>
      <w:iCs/>
      <w:color w:val="808080" w:themeColor="text1" w:themeTint="7F"/>
    </w:rPr>
  </w:style>
  <w:style w:type="character" w:styleId="SubtleReference">
    <w:name w:val="Subtle Reference"/>
    <w:basedOn w:val="DefaultParagraphFont"/>
    <w:uiPriority w:val="31"/>
    <w:qFormat/>
    <w:rsid w:val="00AA5209"/>
    <w:rPr>
      <w:smallCaps/>
      <w:color w:val="C0504D" w:themeColor="accent2"/>
      <w:u w:val="single"/>
    </w:rPr>
  </w:style>
  <w:style w:type="character" w:styleId="IntenseReference">
    <w:name w:val="Intense Reference"/>
    <w:basedOn w:val="DefaultParagraphFont"/>
    <w:uiPriority w:val="32"/>
    <w:qFormat/>
    <w:rsid w:val="00AA5209"/>
    <w:rPr>
      <w:b/>
      <w:bCs/>
      <w:smallCaps/>
      <w:color w:val="C0504D" w:themeColor="accent2"/>
      <w:spacing w:val="5"/>
      <w:u w:val="single"/>
    </w:rPr>
  </w:style>
  <w:style w:type="character" w:styleId="BookTitle">
    <w:name w:val="Book Title"/>
    <w:basedOn w:val="DefaultParagraphFont"/>
    <w:uiPriority w:val="33"/>
    <w:qFormat/>
    <w:rsid w:val="00AA5209"/>
    <w:rPr>
      <w:b/>
      <w:bCs/>
      <w:smallCaps/>
      <w:spacing w:val="5"/>
    </w:rPr>
  </w:style>
  <w:style w:type="paragraph" w:styleId="TOCHeading">
    <w:name w:val="TOC Heading"/>
    <w:basedOn w:val="Heading1"/>
    <w:next w:val="Normal"/>
    <w:uiPriority w:val="39"/>
    <w:unhideWhenUsed/>
    <w:qFormat/>
    <w:rsid w:val="00AA5209"/>
    <w:pPr>
      <w:outlineLvl w:val="9"/>
    </w:pPr>
  </w:style>
  <w:style w:type="table" w:styleId="LightShading-Accent1">
    <w:name w:val="Light Shading Accent 1"/>
    <w:basedOn w:val="TableNormal"/>
    <w:uiPriority w:val="60"/>
    <w:rsid w:val="0082124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1">
    <w:name w:val="toc 1"/>
    <w:basedOn w:val="Normal"/>
    <w:next w:val="Normal"/>
    <w:autoRedefine/>
    <w:uiPriority w:val="39"/>
    <w:unhideWhenUsed/>
    <w:rsid w:val="006E28C7"/>
    <w:pPr>
      <w:spacing w:after="100"/>
    </w:pPr>
  </w:style>
  <w:style w:type="paragraph" w:styleId="TOC3">
    <w:name w:val="toc 3"/>
    <w:basedOn w:val="Normal"/>
    <w:next w:val="Normal"/>
    <w:autoRedefine/>
    <w:uiPriority w:val="39"/>
    <w:unhideWhenUsed/>
    <w:rsid w:val="006E28C7"/>
    <w:pPr>
      <w:spacing w:after="100"/>
      <w:ind w:left="480"/>
    </w:pPr>
  </w:style>
  <w:style w:type="paragraph" w:styleId="TOC2">
    <w:name w:val="toc 2"/>
    <w:basedOn w:val="Normal"/>
    <w:next w:val="Normal"/>
    <w:autoRedefine/>
    <w:uiPriority w:val="39"/>
    <w:unhideWhenUsed/>
    <w:rsid w:val="006E28C7"/>
    <w:pPr>
      <w:spacing w:after="100"/>
      <w:ind w:left="240"/>
    </w:pPr>
  </w:style>
  <w:style w:type="character" w:styleId="PageNumber">
    <w:name w:val="page number"/>
    <w:basedOn w:val="DefaultParagraphFont"/>
    <w:rsid w:val="00032806"/>
  </w:style>
  <w:style w:type="character" w:customStyle="1" w:styleId="hps">
    <w:name w:val="hps"/>
    <w:basedOn w:val="DefaultParagraphFont"/>
    <w:rsid w:val="00893731"/>
  </w:style>
  <w:style w:type="table" w:styleId="MediumList1">
    <w:name w:val="Medium List 1"/>
    <w:basedOn w:val="TableNormal"/>
    <w:uiPriority w:val="65"/>
    <w:rsid w:val="0058309C"/>
    <w:pPr>
      <w:spacing w:after="0" w:line="240" w:lineRule="auto"/>
    </w:pPr>
    <w:rPr>
      <w:rFonts w:eastAsiaTheme="minorHAnsi"/>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styleId="UnresolvedMention">
    <w:name w:val="Unresolved Mention"/>
    <w:basedOn w:val="DefaultParagraphFont"/>
    <w:uiPriority w:val="99"/>
    <w:semiHidden/>
    <w:unhideWhenUsed/>
    <w:rsid w:val="000351C5"/>
    <w:rPr>
      <w:color w:val="808080"/>
      <w:shd w:val="clear" w:color="auto" w:fill="E6E6E6"/>
    </w:rPr>
  </w:style>
  <w:style w:type="character" w:styleId="FollowedHyperlink">
    <w:name w:val="FollowedHyperlink"/>
    <w:basedOn w:val="DefaultParagraphFont"/>
    <w:uiPriority w:val="99"/>
    <w:semiHidden/>
    <w:unhideWhenUsed/>
    <w:rsid w:val="00BC164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038041">
      <w:bodyDiv w:val="1"/>
      <w:marLeft w:val="0"/>
      <w:marRight w:val="0"/>
      <w:marTop w:val="0"/>
      <w:marBottom w:val="0"/>
      <w:divBdr>
        <w:top w:val="none" w:sz="0" w:space="0" w:color="auto"/>
        <w:left w:val="none" w:sz="0" w:space="0" w:color="auto"/>
        <w:bottom w:val="none" w:sz="0" w:space="0" w:color="auto"/>
        <w:right w:val="none" w:sz="0" w:space="0" w:color="auto"/>
      </w:divBdr>
    </w:div>
    <w:div w:id="896891006">
      <w:bodyDiv w:val="1"/>
      <w:marLeft w:val="0"/>
      <w:marRight w:val="0"/>
      <w:marTop w:val="0"/>
      <w:marBottom w:val="0"/>
      <w:divBdr>
        <w:top w:val="none" w:sz="0" w:space="0" w:color="auto"/>
        <w:left w:val="none" w:sz="0" w:space="0" w:color="auto"/>
        <w:bottom w:val="none" w:sz="0" w:space="0" w:color="auto"/>
        <w:right w:val="none" w:sz="0" w:space="0" w:color="auto"/>
      </w:divBdr>
    </w:div>
    <w:div w:id="1166362494">
      <w:bodyDiv w:val="1"/>
      <w:marLeft w:val="0"/>
      <w:marRight w:val="0"/>
      <w:marTop w:val="0"/>
      <w:marBottom w:val="0"/>
      <w:divBdr>
        <w:top w:val="none" w:sz="0" w:space="0" w:color="auto"/>
        <w:left w:val="none" w:sz="0" w:space="0" w:color="auto"/>
        <w:bottom w:val="none" w:sz="0" w:space="0" w:color="auto"/>
        <w:right w:val="none" w:sz="0" w:space="0" w:color="auto"/>
      </w:divBdr>
    </w:div>
    <w:div w:id="1802532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footer" Target="footer4.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280.png"/><Relationship Id="rId50" Type="http://schemas.openxmlformats.org/officeDocument/2006/relationships/image" Target="media/image33.png"/><Relationship Id="rId55" Type="http://schemas.openxmlformats.org/officeDocument/2006/relationships/image" Target="media/image38.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jpg"/><Relationship Id="rId11" Type="http://schemas.openxmlformats.org/officeDocument/2006/relationships/hyperlink" Target="http://creativecommons.org/licenses/by-nc-sa/3.0/deed.en_GB" TargetMode="Externa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eader" Target="header3.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footer" Target="footer3.xml"/><Relationship Id="rId41" Type="http://schemas.openxmlformats.org/officeDocument/2006/relationships/image" Target="media/image25.jpe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yperlink" Target="https://support.google.com/a/users/answer/1738362?hl=en" TargetMode="External"/><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D8D5C4-288A-E845-BD85-5486970F6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6533</Words>
  <Characters>37240</Characters>
  <Application>Microsoft Office Word</Application>
  <DocSecurity>0</DocSecurity>
  <Lines>310</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Climate Change, Agriculture and Food Security (CCAFS) Baseline Household Survey – Training Manual for Field Supervisors</vt:lpstr>
      <vt:lpstr>Climate Change, Agriculture and Food Security (CCAFS) Baseline Household Survey – Training Manual for Field Supervisors</vt:lpstr>
    </vt:vector>
  </TitlesOfParts>
  <Company>HP</Company>
  <LinksUpToDate>false</LinksUpToDate>
  <CharactersWithSpaces>43686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Change, Agriculture and Food Security (CCAFS) Baseline Household Survey – Training Manual for Field Supervisors</dc:title>
  <dc:creator>Owner</dc:creator>
  <cp:lastModifiedBy>Dave Mills</cp:lastModifiedBy>
  <cp:revision>2</cp:revision>
  <cp:lastPrinted>2014-10-02T14:31:00Z</cp:lastPrinted>
  <dcterms:created xsi:type="dcterms:W3CDTF">2018-03-06T19:16:00Z</dcterms:created>
  <dcterms:modified xsi:type="dcterms:W3CDTF">2018-03-06T19:16:00Z</dcterms:modified>
</cp:coreProperties>
</file>